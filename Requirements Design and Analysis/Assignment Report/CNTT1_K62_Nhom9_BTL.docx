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TRƯỜNG ĐẠI HỌC GIAO THÔNG VẬN TẢI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KHOA CÔNG NGHỆ THÔNG TIN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036516" cy="1689592"/>
            <wp:effectExtent b="0" l="0" r="0" t="0"/>
            <wp:docPr id="29" name="image5.png"/>
            <a:graphic>
              <a:graphicData uri="http://schemas.openxmlformats.org/drawingml/2006/picture">
                <pic:pic>
                  <pic:nvPicPr>
                    <pic:cNvPr id="0" name="image5.png"/>
                    <pic:cNvPicPr preferRelativeResize="0"/>
                  </pic:nvPicPr>
                  <pic:blipFill>
                    <a:blip r:embed="rId7"/>
                    <a:srcRect b="5296" l="0" r="0" t="3695"/>
                    <a:stretch>
                      <a:fillRect/>
                    </a:stretch>
                  </pic:blipFill>
                  <pic:spPr>
                    <a:xfrm>
                      <a:off x="0" y="0"/>
                      <a:ext cx="2036516" cy="16895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BÁO CÁO BÀI TẬP LỚN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PHÂN TÍCH THIẾT KẾ YÊU CẦU</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NHÓM 9</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6"/>
          <w:szCs w:val="36"/>
          <w:u w:val="none"/>
          <w:shd w:fill="auto" w:val="clear"/>
          <w:vertAlign w:val="baseline"/>
          <w:rtl w:val="0"/>
        </w:rPr>
        <w:t xml:space="preserve">Đề tài: Quản lý nhà trọ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Giảng viên hướng dẫn: Nguyễn Đức Dư</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Sinh viên thực hiện: </w:t>
      </w:r>
    </w:p>
    <w:tbl>
      <w:tblPr>
        <w:tblStyle w:val="Table1"/>
        <w:tblW w:w="75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6"/>
        <w:gridCol w:w="3829"/>
        <w:gridCol w:w="2678"/>
        <w:tblGridChange w:id="0">
          <w:tblGrid>
            <w:gridCol w:w="1046"/>
            <w:gridCol w:w="3829"/>
            <w:gridCol w:w="2678"/>
          </w:tblGrid>
        </w:tblGridChange>
      </w:tblGrid>
      <w:tr>
        <w:trPr>
          <w:cantSplit w:val="1"/>
          <w:trHeight w:val="408"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STT</w:t>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và tên</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Mã sinh viên</w:t>
            </w:r>
          </w:p>
        </w:tc>
      </w:tr>
      <w:tr>
        <w:trPr>
          <w:cantSplit w:val="1"/>
          <w:trHeight w:val="408" w:hRule="atLeast"/>
          <w:tblHeader w:val="0"/>
        </w:trP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Trịnh Thành Nam </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211201058</w:t>
            </w:r>
          </w:p>
        </w:tc>
      </w:tr>
      <w:tr>
        <w:trPr>
          <w:cantSplit w:val="1"/>
          <w:trHeight w:val="408" w:hRule="atLeast"/>
          <w:tblHeader w:val="0"/>
        </w:trP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Ngụy Thế Quang</w:t>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211212120</w:t>
            </w:r>
          </w:p>
        </w:tc>
      </w:tr>
      <w:tr>
        <w:trPr>
          <w:cantSplit w:val="1"/>
          <w:trHeight w:val="408" w:hRule="atLeast"/>
          <w:tblHeader w:val="0"/>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Phạm Thị Hà</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573"/>
              </w:tabs>
              <w:spacing w:after="0" w:before="120" w:line="30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211240940</w:t>
            </w:r>
          </w:p>
        </w:tc>
      </w:tr>
      <w:tr>
        <w:trPr>
          <w:cantSplit w:val="1"/>
          <w:trHeight w:val="408" w:hRule="atLeast"/>
          <w:tblHeader w:val="0"/>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Thị Phương Anh  </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211240962</w:t>
            </w:r>
          </w:p>
        </w:tc>
      </w:tr>
      <w:tr>
        <w:trPr>
          <w:cantSplit w:val="1"/>
          <w:trHeight w:val="408" w:hRule="atLeast"/>
          <w:tblHeader w:val="0"/>
        </w:trP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Thế Quân</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211203803</w:t>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Công nghệ thông tin 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Khóa: 62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30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Hà Nội – 2023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TRƯỜNG ĐẠI HỌC GIAO THÔNG VẬN TẢI</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KHOA CÔNG NGHỆ THÔNG TIN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2036516" cy="1689592"/>
            <wp:effectExtent b="0" l="0" r="0" t="0"/>
            <wp:docPr id="31" name="image5.png"/>
            <a:graphic>
              <a:graphicData uri="http://schemas.openxmlformats.org/drawingml/2006/picture">
                <pic:pic>
                  <pic:nvPicPr>
                    <pic:cNvPr id="0" name="image5.png"/>
                    <pic:cNvPicPr preferRelativeResize="0"/>
                  </pic:nvPicPr>
                  <pic:blipFill>
                    <a:blip r:embed="rId7"/>
                    <a:srcRect b="5296" l="0" r="0" t="3695"/>
                    <a:stretch>
                      <a:fillRect/>
                    </a:stretch>
                  </pic:blipFill>
                  <pic:spPr>
                    <a:xfrm>
                      <a:off x="0" y="0"/>
                      <a:ext cx="2036516" cy="168959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BÁO CÁO BÀI TẬP LỚN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PHÂN TÍCH THIẾT KẾ YÊU CẦU</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NHÓM 9</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Đề tài: Quản lý nhà trọ</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Giảng viên hướng dẫn: Nguyễn Đức Dư</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Sinh viên thực hiện: </w:t>
      </w:r>
    </w:p>
    <w:tbl>
      <w:tblPr>
        <w:tblStyle w:val="Table2"/>
        <w:tblW w:w="75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6"/>
        <w:gridCol w:w="3829"/>
        <w:gridCol w:w="2678"/>
        <w:tblGridChange w:id="0">
          <w:tblGrid>
            <w:gridCol w:w="1046"/>
            <w:gridCol w:w="3829"/>
            <w:gridCol w:w="2678"/>
          </w:tblGrid>
        </w:tblGridChange>
      </w:tblGrid>
      <w:tr>
        <w:trPr>
          <w:cantSplit w:val="1"/>
          <w:trHeight w:val="408" w:hRule="atLeast"/>
          <w:tblHeader w:val="0"/>
        </w:trP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STT</w:t>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Họ và tên</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Mã sinh viên</w:t>
            </w:r>
          </w:p>
        </w:tc>
      </w:tr>
      <w:tr>
        <w:trPr>
          <w:cantSplit w:val="1"/>
          <w:trHeight w:val="408" w:hRule="atLeast"/>
          <w:tblHeader w:val="0"/>
        </w:trPr>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Trịnh Thành Nam </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211201058</w:t>
            </w:r>
          </w:p>
        </w:tc>
      </w:tr>
      <w:tr>
        <w:trPr>
          <w:cantSplit w:val="1"/>
          <w:trHeight w:val="408" w:hRule="atLeast"/>
          <w:tblHeader w:val="0"/>
        </w:trP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Ngụy Thế Quang</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211212120</w:t>
            </w:r>
          </w:p>
        </w:tc>
      </w:tr>
      <w:tr>
        <w:trPr>
          <w:cantSplit w:val="1"/>
          <w:trHeight w:val="408" w:hRule="atLeast"/>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Phạm Thị Hà</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573"/>
              </w:tabs>
              <w:spacing w:after="0" w:before="120" w:line="30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211240940</w:t>
            </w:r>
          </w:p>
        </w:tc>
      </w:tr>
      <w:tr>
        <w:trPr>
          <w:cantSplit w:val="1"/>
          <w:trHeight w:val="408" w:hRule="atLeast"/>
          <w:tblHeader w:val="0"/>
        </w:trP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Thị Phương Anh  </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211240962</w:t>
            </w:r>
          </w:p>
        </w:tc>
      </w:tr>
      <w:tr>
        <w:trPr>
          <w:cantSplit w:val="1"/>
          <w:trHeight w:val="408" w:hRule="atLeast"/>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Thế Quân</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211203803</w:t>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Lớp: Công nghệ thông tin 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Khóa: 62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300" w:lineRule="auto"/>
        <w:ind w:left="720" w:right="0" w:hanging="72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Hà Nội – 2023</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LỜI NÓI DẦU</w:t>
      </w:r>
    </w:p>
    <w:p w:rsidR="00000000" w:rsidDel="00000000" w:rsidP="00000000" w:rsidRDefault="00000000" w:rsidRPr="00000000" w14:paraId="00000040">
      <w:pPr>
        <w:spacing w:after="240" w:before="24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ứng dụng công nghệ thông tin và việc tin học hóa được xem là một yếu tố mang tính quyết định trong hoạt động của các chính phủ, tổ chức, cũng như các công ty, nó đóng vai trò hết sức quan trọng, có thể tạo ra những bước đột phá mạnh mẽ. Giờ đây, mọi việc liên quan đến thông tin trở nên dễ dàng cho người sử dụng. Mọi người dễ dàng tiếp cận thông tin, dữ liệu về các vấn đề mà họ quan tâm trên thế giới. Vậy nên việc phân tích và thiết kế yêu cầu của khách hàng giúp cho sản phẩm thực hiện sau này phù hợp với yêu cầu và thị hiếu khách hàng. Với sự phát triển kinh tế xã hội, nhu cầu tìm nhà thuê của người dân ngày càng tăng cao, đặc biệt là ở các thành phố lớn. Việc quản lý cho thuê trọ là vô cùng cần thiết, vậy nên chúng em triển khai đề tài “Quản lý nhà trọ” nhằm phân tích và thiết kế các yêu cầu để có thể triển khai một phần mềm quản lý nhà trọ trong tương lai.</w:t>
      </w:r>
    </w:p>
    <w:p w:rsidR="00000000" w:rsidDel="00000000" w:rsidP="00000000" w:rsidRDefault="00000000" w:rsidRPr="00000000" w14:paraId="00000041">
      <w:pPr>
        <w:spacing w:after="240" w:before="24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chúng em xin được tỏ lòng biết ơn sâu sắc đến thầy Nguyễn Đức Dư vì đã hết lòng giảng dạy, truyền đạt kiến thức đến tất cả sinh viên nói chung và bản thân chúng em nói riêng một cách tận tình và nghiêm túc. Nhờ lượng kiến thức của thầy truyền đạt mà đã giúp chúng em hoàn thành bài báo cáo và vững vàng hơn trong lượng kiến thức khổng lồ của môn học. Trong quá trình thực hiện bài báo cáo, do lượng kiến thức và kinh nghiệm thực tiễn còn hạn chế nên kết quả còn nhiều thiếu sót, chúng em kính mong nhận được ý kiến đóng góp của thầy để từ đó bản thân chúng em có thể cải thiện kỹ năng trình bài báo cáo một cách tinh tế và chuẩn mực hơn trong các bài báo cáo sắp tới.</w:t>
      </w:r>
    </w:p>
    <w:p w:rsidR="00000000" w:rsidDel="00000000" w:rsidP="00000000" w:rsidRDefault="00000000" w:rsidRPr="00000000" w14:paraId="00000042">
      <w:pPr>
        <w:spacing w:after="240" w:before="24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w:t>
      </w:r>
    </w:p>
    <w:p w:rsidR="00000000" w:rsidDel="00000000" w:rsidP="00000000" w:rsidRDefault="00000000" w:rsidRPr="00000000" w14:paraId="00000043">
      <w:pPr>
        <w:spacing w:after="240" w:before="240" w:line="30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Nhóm sinh viên thực hiện</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 HÌNH ẢNH</w:t>
      </w:r>
    </w:p>
    <w:p w:rsidR="00000000" w:rsidDel="00000000" w:rsidP="00000000" w:rsidRDefault="00000000" w:rsidRPr="00000000" w14:paraId="00000046">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BẢNG PHÂN CÔNG NHIỆM VỤ</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bl>
      <w:tblPr>
        <w:tblStyle w:val="Table3"/>
        <w:tblW w:w="1008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7650"/>
        <w:tblGridChange w:id="0">
          <w:tblGrid>
            <w:gridCol w:w="2430"/>
            <w:gridCol w:w="7650"/>
          </w:tblGrid>
        </w:tblGridChange>
      </w:tblGrid>
      <w:tr>
        <w:trPr>
          <w:cantSplit w:val="0"/>
          <w:tblHeader w:val="0"/>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và tên</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việc</w:t>
            </w:r>
          </w:p>
        </w:tc>
      </w:tr>
      <w:tr>
        <w:trPr>
          <w:cantSplit w:val="0"/>
          <w:tblHeader w:val="0"/>
        </w:trPr>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Thị Phương Anh </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form “Khảo sát người môi giới/ trung gian cho thuê”</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Viết báo cáo</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1 cho chức năng Quản lý hợp đồng</w:t>
            </w:r>
          </w:p>
        </w:tc>
      </w:tr>
      <w:tr>
        <w:trPr>
          <w:cantSplit w:val="0"/>
          <w:tblHeader w:val="0"/>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Hà</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form “Khảo sát các chủ thuê về hệ thống quản lý khu trọ”</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Đưa ra kết luận và lưu ý dành cho hệ thống dựa trên kết quả của những lần phỏng vấn</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0</w:t>
            </w:r>
          </w:p>
        </w:tc>
      </w:tr>
      <w:tr>
        <w:trPr>
          <w:cantSplit w:val="0"/>
          <w:tblHeader w:val="0"/>
        </w:trPr>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Thế Quân</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Xây dựng bộ câu hỏi phỏng vấn lần 1 cho 3 đối tượng: Chủ trọ, trung gian thuê nhà, người đi thuê nhà</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phỏng vấn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form “Khảo sát khách hàng thuê phòng”</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1 cho chức năng Quản lý khách hàng và Quản lý cơ sở vật chất</w:t>
            </w:r>
          </w:p>
        </w:tc>
      </w:tr>
      <w:tr>
        <w:trPr>
          <w:cantSplit w:val="0"/>
          <w:tblHeader w:val="0"/>
        </w:trP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Trịnh Thành Nam</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Tổng hợp lại kết quả sau các bước phát triển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Xây dựng BFD cho project</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ngữ cảnh</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1 cho chức năng Thống kê dữ liệu</w:t>
            </w:r>
          </w:p>
        </w:tc>
      </w:tr>
      <w:tr>
        <w:trPr>
          <w:cantSplit w:val="0"/>
          <w:tblHeader w:val="0"/>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Ngụy Thế Quang</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Xây dựng bộ câu hỏi cho phần “Phiếu điều tra”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Xây dựng danh sách những yêu cầu chức năng và phi chức năng</w:t>
            </w:r>
          </w:p>
          <w:p w:rsidR="00000000" w:rsidDel="00000000" w:rsidP="00000000" w:rsidRDefault="00000000" w:rsidRPr="00000000" w14:paraId="00000060">
            <w:pPr>
              <w:spacing w:line="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DFD mức 1 cho chức năng Quản lý thu, chi</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footerReference r:id="rId8" w:type="default"/>
          <w:footerReference r:id="rId9" w:type="first"/>
          <w:pgSz w:h="16838" w:w="11906" w:orient="portrait"/>
          <w:pgMar w:bottom="1418" w:top="1418" w:left="1701" w:right="1418" w:header="720" w:footer="720"/>
          <w:pgNumType w:start="1"/>
          <w:titlePg w:val="1"/>
        </w:sectPr>
      </w:pPr>
      <w:r w:rsidDel="00000000" w:rsidR="00000000" w:rsidRPr="00000000">
        <w:rPr>
          <w:rtl w:val="0"/>
        </w:rPr>
      </w:r>
    </w:p>
    <w:p w:rsidR="00000000" w:rsidDel="00000000" w:rsidP="00000000" w:rsidRDefault="00000000" w:rsidRPr="00000000" w14:paraId="00000062">
      <w:pPr>
        <w:pStyle w:val="Heading1"/>
        <w:spacing w:after="0" w:line="300" w:lineRule="auto"/>
        <w:ind w:left="360" w:firstLine="0"/>
        <w:jc w:val="center"/>
        <w:rPr>
          <w:vertAlign w:val="baseline"/>
        </w:rPr>
      </w:pPr>
      <w:bookmarkStart w:colFirst="0" w:colLast="0" w:name="_heading=h.gllugrat3onf" w:id="0"/>
      <w:bookmarkEnd w:id="0"/>
      <w:sdt>
        <w:sdtPr>
          <w:tag w:val="goog_rdk_0"/>
        </w:sdtPr>
        <w:sdtContent>
          <w:r w:rsidDel="00000000" w:rsidR="00000000" w:rsidRPr="00000000">
            <w:rPr>
              <w:rFonts w:ascii="Andika" w:cs="Andika" w:eastAsia="Andika" w:hAnsi="Andika"/>
              <w:rtl w:val="0"/>
            </w:rPr>
            <w:t xml:space="preserve">Chương 1: </w:t>
          </w:r>
        </w:sdtContent>
      </w:sdt>
      <w:r w:rsidDel="00000000" w:rsidR="00000000" w:rsidRPr="00000000">
        <w:rPr>
          <w:vertAlign w:val="baseline"/>
          <w:rtl w:val="0"/>
        </w:rPr>
        <w:t xml:space="preserve">KHẢO SÁT THÔNG TIN VÀ PHÁT BIỂU BÀI TOÁN</w:t>
      </w:r>
    </w:p>
    <w:p w:rsidR="00000000" w:rsidDel="00000000" w:rsidP="00000000" w:rsidRDefault="00000000" w:rsidRPr="00000000" w14:paraId="00000063">
      <w:pPr>
        <w:pStyle w:val="Heading2"/>
        <w:spacing w:after="120" w:before="120" w:line="300" w:lineRule="auto"/>
        <w:ind w:left="0" w:firstLine="0"/>
        <w:jc w:val="both"/>
        <w:rPr>
          <w:vertAlign w:val="baseline"/>
        </w:rPr>
      </w:pPr>
      <w:bookmarkStart w:colFirst="0" w:colLast="0" w:name="_heading=h.oxehps8unili" w:id="1"/>
      <w:bookmarkEnd w:id="1"/>
      <w:r w:rsidDel="00000000" w:rsidR="00000000" w:rsidRPr="00000000">
        <w:rPr>
          <w:rtl w:val="0"/>
        </w:rPr>
        <w:t xml:space="preserve">1.1 </w:t>
      </w:r>
      <w:r w:rsidDel="00000000" w:rsidR="00000000" w:rsidRPr="00000000">
        <w:rPr>
          <w:vertAlign w:val="baseline"/>
          <w:rtl w:val="0"/>
        </w:rPr>
        <w:t xml:space="preserve">Giới thiệu bài toán</w:t>
      </w:r>
    </w:p>
    <w:p w:rsidR="00000000" w:rsidDel="00000000" w:rsidP="00000000" w:rsidRDefault="00000000" w:rsidRPr="00000000" w14:paraId="00000064">
      <w:pPr>
        <w:pStyle w:val="Heading3"/>
        <w:spacing w:after="120" w:before="120" w:line="300" w:lineRule="auto"/>
        <w:ind w:left="0" w:firstLine="720"/>
        <w:jc w:val="both"/>
        <w:rPr>
          <w:vertAlign w:val="baseline"/>
        </w:rPr>
      </w:pPr>
      <w:bookmarkStart w:colFirst="0" w:colLast="0" w:name="_heading=h.csy7deyu7yg7" w:id="2"/>
      <w:bookmarkEnd w:id="2"/>
      <w:r w:rsidDel="00000000" w:rsidR="00000000" w:rsidRPr="00000000">
        <w:rPr>
          <w:rtl w:val="0"/>
        </w:rPr>
        <w:t xml:space="preserve">1.1.1</w:t>
        <w:tab/>
      </w:r>
      <w:r w:rsidDel="00000000" w:rsidR="00000000" w:rsidRPr="00000000">
        <w:rPr>
          <w:vertAlign w:val="baseline"/>
          <w:rtl w:val="0"/>
        </w:rPr>
        <w:t xml:space="preserve">Giới thiệu chung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sự phát triển kinh tế xã hội, nhu cầu tìm nhà trọ của người dân ngày càng tăng cao, đặc biệt là ở các thành phố lớn. Tuy nhiên, việc tìm kiếm nhà trọ phù hợp với nhu cầu chung của người dân vẫn còn nhiều khó khăn, bất tiện, đặc biệt là đối với những người ở xa hoặc không có nhiều thời gian. Dự án phân tích và thiết kế hệ thống nhà trọ nhằm xây dựng một hệ thống quản lý nhà trọ hiện đại, đáp ứng nhu cầu của cả người cho thuê và người thuê. Hệ thống sẽ giúp người cho thuê quản lý hiệu quả các hoạt động của nhà trọ, đồng thời đáp ứng được tốt nhất những nhu cầu của người đi thuê nhà. Hệ thống quản lý nhà trọ sẽ mang lại những lợi ích sau: Giúp người cho thuê quản lý quản lý các thông tin về phòng trọ, khách hàng thuê trọ, hợp đồng cho thuê, các khoản thu chi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người thuê dễ dàng tìm kiếm và lựa chọn được nhà trọ phù hợp với nhu cầu của mình, bao gồm: Tìm kiếm nhà trọ theo vị trí, giá cả, tiện ích, đọc đánh giá của người thuê trước, đặt phòng trọ trực tuyến.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pStyle w:val="Heading3"/>
        <w:ind w:firstLine="720"/>
        <w:rPr/>
      </w:pPr>
      <w:bookmarkStart w:colFirst="0" w:colLast="0" w:name="_heading=h.iz6j0owd8mac" w:id="3"/>
      <w:bookmarkEnd w:id="3"/>
      <w:r w:rsidDel="00000000" w:rsidR="00000000" w:rsidRPr="00000000">
        <w:rPr>
          <w:rtl w:val="0"/>
        </w:rPr>
        <w:t xml:space="preserve">1.1.2</w:t>
        <w:tab/>
        <w:t xml:space="preserve">Phát biểu bài toán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khách hàng kết nối được với chủ trọ (có thể là khách tự tìm kiếm, thông qua môi giới hoặc chủ trọ tìm tới khách hàng), chủ trọ sẽ thu thập nhu cầu của khách, sau đó lọc ra những phòng trọ phù hợp, để khách hàng có thể đi xem trực tiếp từng phòng. Khi khách hàng tìm được phòng theo ý muốn, chủ trọ sẽ bắt đầu xây dựng hợp đồng. Hai bên thỏa thuận xong sẽ đi tới ký kết hợp đồng, lúc này chủ trọ thực hiện thu tiền cọc và lưu lại hóa đơn. Sau đó, chủ trọ thực hiện bàn giao lại nội thất phòng: xác định tình trạng cụ thể của từng vật dụng và lưu lại. Thêm khách mới thuê vào kênh liên lạc chung của khu trọ (Zalo, Facebook,..), tiếp đến, chủ trọ sẽ thực hiện khai báo tạm trú cho khách. Sau khi nhận phòng, theo định kỳ, khách sẽ cần đóng tiền phòng cho chủ trọ, việc nãy cũng sẽ được lưu lại vào hóa đơn. Theo định kỳ 4 tháng, cơ sở vật chất của tất cả các phòng và hệ thống an ninh, chữa cháy sẽ được kiểm tra 1 lượt, nếu có hỏng hóc thì sẽ thực hiện sửa chữa hoặc thay thế, đồng thời cập nhật lại tình trạng mỗi phòng trên hệ thống. Trong thời gian hoạt động, chủ trọ có thẻ thêm phòng mới trên hệ thống hoặc xóa đi một phòng không đạt tiêu chuẩn, với điều kiện phòng này đang không có người ở. Khi kết thúc hợp đồng, chủ trọ sẽ thực hiện kiểm tra tình trạng nội thất căn phòng để bàn giao lại phòng. Nếu người thuê đơn phương hủy hợp đồng hoặc làm hỏng hóc nột thất trong quá trình thuê, chủ trọ có quyền giữ lại tiền cọc hoặc thậm chí yêu cầu người thuê phải bồi thường với những tổn thất đó. Chủ trọ còn có thể thực hiện các truy xuất dữ liệu như: Lọc ra danh sách phòng phù hợp với một số tiêu chí cụ thể, hiển thị thông tin của khách theo họ tên, xuất ra tổng doanh thu của 1 tháng bất kì. Ngoài ra hệ thống còn có những yêu cầu khác như : Về hiệu suất: phần mềm phải đảm bảo việc truy xuất dữ liệu và xuất ra hóa đơn từ các bảng với tốc độ phản hồi nhanh; Hỗ trợ đa nền tảng: Hệ thống hỗ trợ trên nhiều nền tảng bao gồm máy tính cá nhân, điện thoại di động,... để tạo sự linh hoạt trong việc sử dụng.</w:t>
      </w:r>
    </w:p>
    <w:p w:rsidR="00000000" w:rsidDel="00000000" w:rsidP="00000000" w:rsidRDefault="00000000" w:rsidRPr="00000000" w14:paraId="00000069">
      <w:pPr>
        <w:pStyle w:val="Heading3"/>
        <w:spacing w:after="120" w:before="120" w:line="300" w:lineRule="auto"/>
        <w:ind w:left="0" w:firstLine="0"/>
        <w:jc w:val="both"/>
        <w:rPr>
          <w:vertAlign w:val="baseline"/>
        </w:rPr>
      </w:pPr>
      <w:bookmarkStart w:colFirst="0" w:colLast="0" w:name="_heading=h.erjlwnz4xvhl" w:id="4"/>
      <w:bookmarkEnd w:id="4"/>
      <w:r w:rsidDel="00000000" w:rsidR="00000000" w:rsidRPr="00000000">
        <w:rPr>
          <w:rtl w:val="0"/>
        </w:rPr>
        <w:t xml:space="preserve">1.1.3</w:t>
        <w:tab/>
      </w:r>
      <w:sdt>
        <w:sdtPr>
          <w:tag w:val="goog_rdk_1"/>
        </w:sdtPr>
        <w:sdtContent>
          <w:r w:rsidDel="00000000" w:rsidR="00000000" w:rsidRPr="00000000">
            <w:rPr>
              <w:rFonts w:ascii="Andika" w:cs="Andika" w:eastAsia="Andika" w:hAnsi="Andika"/>
              <w:vertAlign w:val="baseline"/>
              <w:rtl w:val="0"/>
            </w:rPr>
            <w:t xml:space="preserve">Phạm vi sơ bộ</w:t>
          </w:r>
        </w:sdtContent>
      </w:sdt>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hợp đồng</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khoản thu, chi</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cơ sở vật chất</w:t>
      </w:r>
      <w:r w:rsidDel="00000000" w:rsidR="00000000" w:rsidRPr="00000000">
        <w:rPr>
          <w:rtl w:val="0"/>
        </w:rPr>
      </w:r>
    </w:p>
    <w:p w:rsidR="00000000" w:rsidDel="00000000" w:rsidP="00000000" w:rsidRDefault="00000000" w:rsidRPr="00000000" w14:paraId="0000006E">
      <w:pPr>
        <w:pStyle w:val="Heading3"/>
        <w:spacing w:after="120" w:before="120" w:line="300" w:lineRule="auto"/>
        <w:ind w:left="0" w:firstLine="0"/>
        <w:jc w:val="both"/>
        <w:rPr>
          <w:vertAlign w:val="baseline"/>
        </w:rPr>
      </w:pPr>
      <w:bookmarkStart w:colFirst="0" w:colLast="0" w:name="_heading=h.4k7w2n6m1l8n" w:id="5"/>
      <w:bookmarkEnd w:id="5"/>
      <w:r w:rsidDel="00000000" w:rsidR="00000000" w:rsidRPr="00000000">
        <w:rPr>
          <w:rtl w:val="0"/>
        </w:rPr>
        <w:t xml:space="preserve">1.1.4</w:t>
        <w:tab/>
      </w:r>
      <w:sdt>
        <w:sdtPr>
          <w:tag w:val="goog_rdk_2"/>
        </w:sdtPr>
        <w:sdtContent>
          <w:r w:rsidDel="00000000" w:rsidR="00000000" w:rsidRPr="00000000">
            <w:rPr>
              <w:rFonts w:ascii="Andika" w:cs="Andika" w:eastAsia="Andika" w:hAnsi="Andika"/>
              <w:vertAlign w:val="baseline"/>
              <w:rtl w:val="0"/>
            </w:rPr>
            <w:t xml:space="preserve">Nơi thu thập dữ liệu dự kiến</w:t>
          </w:r>
        </w:sdtContent>
      </w:sdt>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điểm khảo sát: Những nhà trọ quanh khu vực quận Cầu Giấy, quận Đống Đa, quận Nam Từ Liêm. </w:t>
      </w:r>
    </w:p>
    <w:p w:rsidR="00000000" w:rsidDel="00000000" w:rsidP="00000000" w:rsidRDefault="00000000" w:rsidRPr="00000000" w14:paraId="00000070">
      <w:pPr>
        <w:pStyle w:val="Heading2"/>
        <w:spacing w:after="120" w:before="120" w:line="300" w:lineRule="auto"/>
        <w:ind w:left="0" w:firstLine="0"/>
        <w:jc w:val="both"/>
        <w:rPr>
          <w:vertAlign w:val="baseline"/>
        </w:rPr>
      </w:pPr>
      <w:bookmarkStart w:colFirst="0" w:colLast="0" w:name="_heading=h.y2gxdez4wcn" w:id="6"/>
      <w:bookmarkEnd w:id="6"/>
      <w:r w:rsidDel="00000000" w:rsidR="00000000" w:rsidRPr="00000000">
        <w:rPr>
          <w:rtl w:val="0"/>
        </w:rPr>
        <w:t xml:space="preserve">1.2 </w:t>
      </w:r>
      <w:r w:rsidDel="00000000" w:rsidR="00000000" w:rsidRPr="00000000">
        <w:rPr>
          <w:vertAlign w:val="baseline"/>
          <w:rtl w:val="0"/>
        </w:rPr>
        <w:t xml:space="preserve">Khảo sát </w:t>
      </w:r>
    </w:p>
    <w:p w:rsidR="00000000" w:rsidDel="00000000" w:rsidP="00000000" w:rsidRDefault="00000000" w:rsidRPr="00000000" w14:paraId="00000071">
      <w:pPr>
        <w:pStyle w:val="Heading3"/>
        <w:spacing w:after="120" w:before="120" w:line="300" w:lineRule="auto"/>
        <w:ind w:left="0" w:firstLine="0"/>
        <w:jc w:val="both"/>
        <w:rPr>
          <w:vertAlign w:val="baseline"/>
        </w:rPr>
      </w:pPr>
      <w:bookmarkStart w:colFirst="0" w:colLast="0" w:name="_heading=h.plpe2puh753l" w:id="7"/>
      <w:bookmarkEnd w:id="7"/>
      <w:r w:rsidDel="00000000" w:rsidR="00000000" w:rsidRPr="00000000">
        <w:rPr>
          <w:rtl w:val="0"/>
        </w:rPr>
        <w:t xml:space="preserve">1.1.1</w:t>
        <w:tab/>
      </w:r>
      <w:r w:rsidDel="00000000" w:rsidR="00000000" w:rsidRPr="00000000">
        <w:rPr>
          <w:vertAlign w:val="baseline"/>
          <w:rtl w:val="0"/>
        </w:rPr>
        <w:t xml:space="preserve">Phỏng vấn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phỏng vấn với 3 đối tượng: </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nhà trực tiếp cho thuê trọ</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gian, môi giới cho thuê</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thuê trọ</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4"/>
        <w:spacing w:after="120" w:before="240" w:line="300" w:lineRule="auto"/>
        <w:ind w:firstLine="709"/>
        <w:jc w:val="both"/>
        <w:rPr>
          <w:vertAlign w:val="baseline"/>
        </w:rPr>
      </w:pPr>
      <w:bookmarkStart w:colFirst="0" w:colLast="0" w:name="_heading=h.e8pm6teol6xr" w:id="8"/>
      <w:bookmarkEnd w:id="8"/>
      <w:r w:rsidDel="00000000" w:rsidR="00000000" w:rsidRPr="00000000">
        <w:rPr>
          <w:vertAlign w:val="baseline"/>
          <w:rtl w:val="0"/>
        </w:rPr>
        <w:t xml:space="preserve">a. Chủ nhà trực tiếp cho thuê trọ</w:t>
      </w:r>
    </w:p>
    <w:p w:rsidR="00000000" w:rsidDel="00000000" w:rsidP="00000000" w:rsidRDefault="00000000" w:rsidRPr="00000000" w14:paraId="0000007B">
      <w:pPr>
        <w:spacing w:after="120" w:before="240" w:line="300" w:lineRule="auto"/>
        <w:ind w:firstLine="7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thu thập những kinh nghiệm, cách xây dựng hệ thống của những chủ trọ đi trước để giúp hệ thống của mình tránh bớt sai lầm trong quá trình phát triển</w:t>
      </w:r>
    </w:p>
    <w:p w:rsidR="00000000" w:rsidDel="00000000" w:rsidP="00000000" w:rsidRDefault="00000000" w:rsidRPr="00000000" w14:paraId="0000007C">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7D">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Kết quả:</w:t>
      </w:r>
    </w:p>
    <w:p w:rsidR="00000000" w:rsidDel="00000000" w:rsidP="00000000" w:rsidRDefault="00000000" w:rsidRPr="00000000" w14:paraId="0000007E">
      <w:pPr>
        <w:numPr>
          <w:ilvl w:val="0"/>
          <w:numId w:val="3"/>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phỏng vấn: bác Nguyễn Kim Thoa</w:t>
      </w:r>
    </w:p>
    <w:p w:rsidR="00000000" w:rsidDel="00000000" w:rsidP="00000000" w:rsidRDefault="00000000" w:rsidRPr="00000000" w14:paraId="0000007F">
      <w:pPr>
        <w:numPr>
          <w:ilvl w:val="0"/>
          <w:numId w:val="3"/>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9h43 AM, ngày 15/9/2023</w:t>
      </w:r>
    </w:p>
    <w:p w:rsidR="00000000" w:rsidDel="00000000" w:rsidP="00000000" w:rsidRDefault="00000000" w:rsidRPr="00000000" w14:paraId="00000080">
      <w:pPr>
        <w:numPr>
          <w:ilvl w:val="0"/>
          <w:numId w:val="3"/>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Cafe sách Nhã Nam, cơ sở Nguyễn Quý Đức</w:t>
      </w:r>
    </w:p>
    <w:p w:rsidR="00000000" w:rsidDel="00000000" w:rsidP="00000000" w:rsidRDefault="00000000" w:rsidRPr="00000000" w14:paraId="00000081">
      <w:pPr>
        <w:spacing w:after="0" w:line="300" w:lineRule="auto"/>
        <w:ind w:left="720" w:firstLine="0"/>
        <w:jc w:val="both"/>
        <w:rPr>
          <w:rFonts w:ascii="Times New Roman" w:cs="Times New Roman" w:eastAsia="Times New Roman" w:hAnsi="Times New Roman"/>
          <w:sz w:val="26"/>
          <w:szCs w:val="26"/>
        </w:rPr>
      </w:pPr>
      <w:r w:rsidDel="00000000" w:rsidR="00000000" w:rsidRPr="00000000">
        <w:rPr>
          <w:rtl w:val="0"/>
        </w:rPr>
      </w:r>
    </w:p>
    <w:tbl>
      <w:tblPr>
        <w:tblStyle w:val="Table4"/>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6225"/>
        <w:tblGridChange w:id="0">
          <w:tblGrid>
            <w:gridCol w:w="3255"/>
            <w:gridCol w:w="6225"/>
          </w:tblGrid>
        </w:tblGridChange>
      </w:tblGrid>
      <w:tr>
        <w:trPr>
          <w:cantSplit w:val="0"/>
          <w:tblHeader w:val="0"/>
        </w:trPr>
        <w:tc>
          <w:tcPr/>
          <w:p w:rsidR="00000000" w:rsidDel="00000000" w:rsidP="00000000" w:rsidRDefault="00000000" w:rsidRPr="00000000" w14:paraId="00000082">
            <w:pPr>
              <w:spacing w:after="0" w:lin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phỏng vấn</w:t>
            </w:r>
          </w:p>
        </w:tc>
        <w:tc>
          <w:tcPr/>
          <w:p w:rsidR="00000000" w:rsidDel="00000000" w:rsidP="00000000" w:rsidRDefault="00000000" w:rsidRPr="00000000" w14:paraId="00000083">
            <w:pPr>
              <w:spacing w:after="0" w:line="3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nhận được</w:t>
            </w:r>
          </w:p>
        </w:tc>
      </w:tr>
      <w:tr>
        <w:trPr>
          <w:cantSplit w:val="0"/>
          <w:tblHeader w:val="0"/>
        </w:trPr>
        <w:tc>
          <w:tcPr/>
          <w:p w:rsidR="00000000" w:rsidDel="00000000" w:rsidP="00000000" w:rsidRDefault="00000000" w:rsidRPr="00000000" w14:paraId="00000084">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Thông tin về những loại căn hộ, phòng cho thuê hiện có (diện tích, đồ dùng, giá, ...)</w:t>
            </w:r>
          </w:p>
          <w:p w:rsidR="00000000" w:rsidDel="00000000" w:rsidP="00000000" w:rsidRDefault="00000000" w:rsidRPr="00000000" w14:paraId="00000085">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6">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bên có 3 loại phòng: </w:t>
            </w:r>
          </w:p>
          <w:p w:rsidR="00000000" w:rsidDel="00000000" w:rsidP="00000000" w:rsidRDefault="00000000" w:rsidRPr="00000000" w14:paraId="00000087">
            <w:pPr>
              <w:spacing w:after="0" w:line="300" w:lineRule="auto"/>
              <w:ind w:firstLine="7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Loại 1: Phòng có diện tích 45m2, giá thuê là 6.300.000 vnđ/1 tháng</w:t>
            </w:r>
          </w:p>
          <w:p w:rsidR="00000000" w:rsidDel="00000000" w:rsidP="00000000" w:rsidRDefault="00000000" w:rsidRPr="00000000" w14:paraId="00000088">
            <w:pPr>
              <w:spacing w:after="0" w:line="300" w:lineRule="auto"/>
              <w:ind w:firstLine="7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Loại 2: Phòng có diện tích 35m2, giá thuê là 4.800.000 vnđ/1 tháng</w:t>
            </w:r>
          </w:p>
          <w:p w:rsidR="00000000" w:rsidDel="00000000" w:rsidP="00000000" w:rsidRDefault="00000000" w:rsidRPr="00000000" w14:paraId="00000089">
            <w:pPr>
              <w:spacing w:after="0" w:line="300" w:lineRule="auto"/>
              <w:ind w:firstLine="7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Loại 3: Phòng có diện tích 25m2, giá thuê là 3.500.000 vnđ/1 tháng</w:t>
            </w:r>
          </w:p>
          <w:p w:rsidR="00000000" w:rsidDel="00000000" w:rsidP="00000000" w:rsidRDefault="00000000" w:rsidRPr="00000000" w14:paraId="0000008A">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loại phòng trên đều được trang bị đầy đủ: điều hoà, nóng lạnh, bình tủ lạnh, kệ bếp, tủ quần áo, ... Ngoài ra phòng loại 1 được trang bị thêm máy giặt riêng, 2 loại phòng còn lại sử dụng máy giặt chung của tòa nhà.</w:t>
            </w:r>
          </w:p>
        </w:tc>
      </w:tr>
      <w:tr>
        <w:trPr>
          <w:cantSplit w:val="0"/>
          <w:tblHeader w:val="0"/>
        </w:trPr>
        <w:tc>
          <w:tcPr/>
          <w:p w:rsidR="00000000" w:rsidDel="00000000" w:rsidP="00000000" w:rsidRDefault="00000000" w:rsidRPr="00000000" w14:paraId="0000008B">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Quy định về tiền đặt cọc và cách thức thanh toán tiền phòng hàng tháng</w:t>
            </w:r>
          </w:p>
          <w:p w:rsidR="00000000" w:rsidDel="00000000" w:rsidP="00000000" w:rsidRDefault="00000000" w:rsidRPr="00000000" w14:paraId="0000008C">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D">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tiền đặt cọc thì bên quản lý trọ sẽ thu tiền cọc bằng số tiền phòng trong 1 tháng (không tính tiền dịch vụ). Khách hàng sẽ thanh toán tiền phòng từ ngày 1 đến ngày 5 hàng tháng, có thể sử dụng tiền mặt hoặc chuyển khoản.</w:t>
            </w:r>
          </w:p>
        </w:tc>
      </w:tr>
      <w:tr>
        <w:trPr>
          <w:cantSplit w:val="0"/>
          <w:tblHeader w:val="0"/>
        </w:trPr>
        <w:tc>
          <w:tcPr/>
          <w:p w:rsidR="00000000" w:rsidDel="00000000" w:rsidP="00000000" w:rsidRDefault="00000000" w:rsidRPr="00000000" w14:paraId="0000008E">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Có hạn chế về thời gian thuê không? (ví dụ: 6 tháng hoặc 1 năm)</w:t>
            </w:r>
          </w:p>
          <w:p w:rsidR="00000000" w:rsidDel="00000000" w:rsidP="00000000" w:rsidRDefault="00000000" w:rsidRPr="00000000" w14:paraId="0000008F">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0">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Tuỳ thuộc vào nhu cầu của khách hàng mà 2 bên sẽ ký hợp đồng 6 tháng, 1 năm, hoặc có thể hơn</w:t>
            </w:r>
          </w:p>
        </w:tc>
      </w:tr>
      <w:tr>
        <w:trPr>
          <w:cantSplit w:val="0"/>
          <w:trHeight w:val="1421" w:hRule="atLeast"/>
          <w:tblHeader w:val="0"/>
        </w:trPr>
        <w:tc>
          <w:tcPr/>
          <w:p w:rsidR="00000000" w:rsidDel="00000000" w:rsidP="00000000" w:rsidRDefault="00000000" w:rsidRPr="00000000" w14:paraId="00000091">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Trước khi quyết định thuê phòng có được trực tiếp tới xem phòng không?</w:t>
            </w:r>
          </w:p>
          <w:p w:rsidR="00000000" w:rsidDel="00000000" w:rsidP="00000000" w:rsidRDefault="00000000" w:rsidRPr="00000000" w14:paraId="00000092">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3">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Bên đi cho thuê sẽ trao đổi với chủ nhà để hẹn lịch xem phòng</w:t>
            </w:r>
          </w:p>
        </w:tc>
      </w:tr>
      <w:tr>
        <w:trPr>
          <w:cantSplit w:val="0"/>
          <w:tblHeader w:val="0"/>
        </w:trPr>
        <w:tc>
          <w:tcPr/>
          <w:p w:rsidR="00000000" w:rsidDel="00000000" w:rsidP="00000000" w:rsidRDefault="00000000" w:rsidRPr="00000000" w14:paraId="00000094">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Thủ tục cho thuê phòng như thế nào?</w:t>
            </w:r>
          </w:p>
        </w:tc>
        <w:tc>
          <w:tcPr/>
          <w:p w:rsidR="00000000" w:rsidDel="00000000" w:rsidP="00000000" w:rsidRDefault="00000000" w:rsidRPr="00000000" w14:paraId="00000095">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khách hàng đã kiểm tra thông tin về phòng và thông tin trong hợp đồng là chính xác thì khách hàng sẽ thanh toán tiền cọc cho bên quản lý trọ. Sau đó, khách hàng cần cung cấp ảnh chụp hoặc bản sao CMND/CCCD để bên mình thực hiện đăng ký tạm trú.</w:t>
            </w:r>
          </w:p>
        </w:tc>
      </w:tr>
      <w:tr>
        <w:trPr>
          <w:cantSplit w:val="0"/>
          <w:tblHeader w:val="0"/>
        </w:trPr>
        <w:tc>
          <w:tcPr/>
          <w:p w:rsidR="00000000" w:rsidDel="00000000" w:rsidP="00000000" w:rsidRDefault="00000000" w:rsidRPr="00000000" w14:paraId="00000096">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Xử lý sao với trường hợp nhượng phòng hoặc hủy bỏ hợp đồng sớm?</w:t>
            </w:r>
          </w:p>
          <w:p w:rsidR="00000000" w:rsidDel="00000000" w:rsidP="00000000" w:rsidRDefault="00000000" w:rsidRPr="00000000" w14:paraId="00000097">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8">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trường hợp nhượng phòng thì tùy vào tình trạng phòng khi đó mà bên mình sẽ trả tất cả tiền cọc cho khách hàng cũ hoặc giữ lại một phần tiền cọc (nếu tình trạng phòng có hỏng hóc so với lúc bàn giao), sau đó sẽ thu tiền cọc của khách hàng mới. </w:t>
            </w:r>
          </w:p>
          <w:p w:rsidR="00000000" w:rsidDel="00000000" w:rsidP="00000000" w:rsidRDefault="00000000" w:rsidRPr="00000000" w14:paraId="00000099">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trường hợp huỷ bỏ hợp đồng sớm, quản lý trọ sẽ đồng ý huỷ bỏ hợp đồng trước thời hạn với khách hàng cũ và trả lại tiền cọc nếu có khách hàng khác đến thuê phòng đó cùng khoảng thời gian, nếu khách hàng tự ý huỷ bỏ hợp đồng, quản lý trọ sẽ giữ lại tiền cọc.</w:t>
            </w:r>
          </w:p>
        </w:tc>
      </w:tr>
      <w:tr>
        <w:trPr>
          <w:cantSplit w:val="0"/>
          <w:tblHeader w:val="0"/>
        </w:trPr>
        <w:tc>
          <w:tcPr/>
          <w:p w:rsidR="00000000" w:rsidDel="00000000" w:rsidP="00000000" w:rsidRDefault="00000000" w:rsidRPr="00000000" w14:paraId="0000009A">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Cách thức để người thuê liên lạc với chủ trọ?</w:t>
            </w:r>
          </w:p>
          <w:p w:rsidR="00000000" w:rsidDel="00000000" w:rsidP="00000000" w:rsidRDefault="00000000" w:rsidRPr="00000000" w14:paraId="0000009B">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C">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quản lý trọ sẽ cung cấp số điện thoại, email cũng như tài khoản trên các mạng xã hội để khách hàng dễ dàng liên hệ.</w:t>
            </w:r>
          </w:p>
        </w:tc>
      </w:tr>
      <w:tr>
        <w:trPr>
          <w:cantSplit w:val="0"/>
          <w:tblHeader w:val="0"/>
        </w:trPr>
        <w:tc>
          <w:tcPr/>
          <w:p w:rsidR="00000000" w:rsidDel="00000000" w:rsidP="00000000" w:rsidRDefault="00000000" w:rsidRPr="00000000" w14:paraId="0000009D">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Người thuê làm hỏng đồ dùng của phòng trọ thì xử lý như thế nào?</w:t>
            </w:r>
          </w:p>
        </w:tc>
        <w:tc>
          <w:tcPr/>
          <w:p w:rsidR="00000000" w:rsidDel="00000000" w:rsidP="00000000" w:rsidRDefault="00000000" w:rsidRPr="00000000" w14:paraId="0000009E">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 tháng đầu, bên quản lý trọ sẽ chịu toàn bộ chi phí sửa chữa. Sau 3 tháng, chi phí sửa chữa sẽ chia đôi.</w:t>
            </w:r>
          </w:p>
        </w:tc>
      </w:tr>
      <w:tr>
        <w:trPr>
          <w:cantSplit w:val="0"/>
          <w:tblHeader w:val="0"/>
        </w:trPr>
        <w:tc>
          <w:tcPr/>
          <w:p w:rsidR="00000000" w:rsidDel="00000000" w:rsidP="00000000" w:rsidRDefault="00000000" w:rsidRPr="00000000" w14:paraId="0000009F">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Bảo mật của toà nhà và khu vực xung quanh như thế nào?</w:t>
            </w:r>
          </w:p>
          <w:p w:rsidR="00000000" w:rsidDel="00000000" w:rsidP="00000000" w:rsidRDefault="00000000" w:rsidRPr="00000000" w14:paraId="000000A0">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1">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 nhà được trang bị 2 camera mỗi tầng, camera ở cả thang bộ và thang máy. Ngoài ra toà nhà còn trang bị cửa khóa vân tay có phòng bảo vệ ở tầng 1 trực 24/24, khu vực xung quanh là khu dân cư có dân quân đi tuần.</w:t>
            </w:r>
          </w:p>
        </w:tc>
      </w:tr>
      <w:tr>
        <w:trPr>
          <w:cantSplit w:val="0"/>
          <w:tblHeader w:val="0"/>
        </w:trPr>
        <w:tc>
          <w:tcPr/>
          <w:p w:rsidR="00000000" w:rsidDel="00000000" w:rsidP="00000000" w:rsidRDefault="00000000" w:rsidRPr="00000000" w14:paraId="000000A2">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Các biện pháp phòng cháy chữa cháy và lối thoát hiểm được áp dụng như thế nào?</w:t>
            </w:r>
          </w:p>
          <w:p w:rsidR="00000000" w:rsidDel="00000000" w:rsidP="00000000" w:rsidRDefault="00000000" w:rsidRPr="00000000" w14:paraId="000000A3">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4">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phòng được trang bị một bình chữa cháy, quy định người thuê không sử dụng bếp ga, không nạp xe điện qua đêm. Toà nhà cũng đã có thang thoát hiểm được cố định vững chắc</w:t>
            </w:r>
          </w:p>
        </w:tc>
      </w:tr>
      <w:tr>
        <w:trPr>
          <w:cantSplit w:val="0"/>
          <w:tblHeader w:val="0"/>
        </w:trPr>
        <w:tc>
          <w:tcPr/>
          <w:p w:rsidR="00000000" w:rsidDel="00000000" w:rsidP="00000000" w:rsidRDefault="00000000" w:rsidRPr="00000000" w14:paraId="000000A5">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Có nơi đậu xe riêng hay gửi ngay tại tòa nhà?</w:t>
            </w:r>
          </w:p>
          <w:p w:rsidR="00000000" w:rsidDel="00000000" w:rsidP="00000000" w:rsidRDefault="00000000" w:rsidRPr="00000000" w14:paraId="000000A6">
            <w:pPr>
              <w:spacing w:after="0"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7">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của toà nhà ngoài phòng bảo vệ thì toàn bộ sẽ được sử dụng làm nơi đậu xe.</w:t>
            </w:r>
          </w:p>
        </w:tc>
      </w:tr>
      <w:tr>
        <w:trPr>
          <w:cantSplit w:val="0"/>
          <w:tblHeader w:val="0"/>
        </w:trPr>
        <w:tc>
          <w:tcPr/>
          <w:p w:rsidR="00000000" w:rsidDel="00000000" w:rsidP="00000000" w:rsidRDefault="00000000" w:rsidRPr="00000000" w14:paraId="000000A8">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Ngoài ra còn có những quy định nào đặc biệt không? (nuôi thú cưng, dẫn người ngoài tới chơi...)</w:t>
            </w:r>
          </w:p>
        </w:tc>
        <w:tc>
          <w:tcPr/>
          <w:p w:rsidR="00000000" w:rsidDel="00000000" w:rsidP="00000000" w:rsidRDefault="00000000" w:rsidRPr="00000000" w14:paraId="000000A9">
            <w:pPr>
              <w:spacing w:after="0"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được phép đưa người lạ vào tòa nhà tuy nhiên cần cung cấp CMND/CCCD để đảm bảo an ninh. Ngoài ra, toà nhà không cho phép nuôi thú cưng.</w:t>
            </w:r>
          </w:p>
        </w:tc>
      </w:tr>
    </w:tbl>
    <w:p w:rsidR="00000000" w:rsidDel="00000000" w:rsidP="00000000" w:rsidRDefault="00000000" w:rsidRPr="00000000" w14:paraId="000000AA">
      <w:pPr>
        <w:spacing w:after="0" w:line="300" w:lineRule="auto"/>
        <w:ind w:firstLine="709"/>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Style w:val="Heading4"/>
        <w:spacing w:after="120" w:before="240" w:line="300" w:lineRule="auto"/>
        <w:ind w:firstLine="720"/>
        <w:jc w:val="both"/>
        <w:rPr>
          <w:vertAlign w:val="baseline"/>
        </w:rPr>
      </w:pPr>
      <w:bookmarkStart w:colFirst="0" w:colLast="0" w:name="_heading=h.sf0zajchaiz0" w:id="9"/>
      <w:bookmarkEnd w:id="9"/>
      <w:r w:rsidDel="00000000" w:rsidR="00000000" w:rsidRPr="00000000">
        <w:rPr>
          <w:vertAlign w:val="baseline"/>
          <w:rtl w:val="0"/>
        </w:rPr>
        <w:t xml:space="preserve">b. Trung gian, môi giới cho thuê </w:t>
      </w:r>
    </w:p>
    <w:p w:rsidR="00000000" w:rsidDel="00000000" w:rsidP="00000000" w:rsidRDefault="00000000" w:rsidRPr="00000000" w14:paraId="000000AD">
      <w:pPr>
        <w:spacing w:after="120" w:before="240" w:line="3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Tìm hiểu sâu hơn về những khó khăn của người đi thuê nhà khi nhờ qua trung gian </w:t>
      </w:r>
    </w:p>
    <w:p w:rsidR="00000000" w:rsidDel="00000000" w:rsidP="00000000" w:rsidRDefault="00000000" w:rsidRPr="00000000" w14:paraId="000000AE">
      <w:pPr>
        <w:spacing w:after="120" w:before="240" w:line="3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AF">
      <w:pPr>
        <w:numPr>
          <w:ilvl w:val="0"/>
          <w:numId w:val="5"/>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phỏng vấn: anh Hoàng Quốc Tuấn</w:t>
      </w:r>
    </w:p>
    <w:p w:rsidR="00000000" w:rsidDel="00000000" w:rsidP="00000000" w:rsidRDefault="00000000" w:rsidRPr="00000000" w14:paraId="000000B0">
      <w:pPr>
        <w:numPr>
          <w:ilvl w:val="0"/>
          <w:numId w:val="5"/>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3h42 PM, ngày 17/9/2023</w:t>
      </w:r>
    </w:p>
    <w:p w:rsidR="00000000" w:rsidDel="00000000" w:rsidP="00000000" w:rsidRDefault="00000000" w:rsidRPr="00000000" w14:paraId="000000B1">
      <w:pPr>
        <w:numPr>
          <w:ilvl w:val="0"/>
          <w:numId w:val="5"/>
        </w:numPr>
        <w:spacing w:after="0"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The Coffee House, Số 2 Đ. Hồ Tùng Mậu, Mai Dịch, Cầu Giấy</w:t>
      </w:r>
    </w:p>
    <w:p w:rsidR="00000000" w:rsidDel="00000000" w:rsidP="00000000" w:rsidRDefault="00000000" w:rsidRPr="00000000" w14:paraId="000000B2">
      <w:pPr>
        <w:spacing w:after="0" w:line="300" w:lineRule="auto"/>
        <w:ind w:left="720" w:firstLine="0"/>
        <w:jc w:val="both"/>
        <w:rPr/>
      </w:pPr>
      <w:r w:rsidDel="00000000" w:rsidR="00000000" w:rsidRPr="00000000">
        <w:rPr>
          <w:rtl w:val="0"/>
        </w:rPr>
      </w:r>
    </w:p>
    <w:tbl>
      <w:tblPr>
        <w:tblStyle w:val="Table5"/>
        <w:tblW w:w="9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6615"/>
        <w:tblGridChange w:id="0">
          <w:tblGrid>
            <w:gridCol w:w="3255"/>
            <w:gridCol w:w="6615"/>
          </w:tblGrid>
        </w:tblGridChange>
      </w:tblGrid>
      <w:tr>
        <w:trPr>
          <w:cantSplit w:val="0"/>
          <w:tblHeader w:val="0"/>
        </w:trPr>
        <w:tc>
          <w:tcPr/>
          <w:p w:rsidR="00000000" w:rsidDel="00000000" w:rsidP="00000000" w:rsidRDefault="00000000" w:rsidRPr="00000000" w14:paraId="000000B3">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Có các dự án hoặc tòa nhà cụ thể nào bạn đang quản lý hoặc môi giới hiện tại?</w:t>
            </w:r>
          </w:p>
        </w:tc>
        <w:tc>
          <w:tcPr/>
          <w:p w:rsidR="00000000" w:rsidDel="00000000" w:rsidP="00000000" w:rsidRDefault="00000000" w:rsidRPr="00000000" w14:paraId="000000B4">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trung gian môi giới cho tòa nhà số 5 ngõ 143, Quan Hoa, Cầu Giấy và toà nhà số 1A, 90/1194 đường Láng, Láng Thượng, Đống Đa.</w:t>
            </w:r>
          </w:p>
        </w:tc>
      </w:tr>
      <w:tr>
        <w:trPr>
          <w:cantSplit w:val="0"/>
          <w:tblHeader w:val="0"/>
        </w:trPr>
        <w:tc>
          <w:tcPr/>
          <w:p w:rsidR="00000000" w:rsidDel="00000000" w:rsidP="00000000" w:rsidRDefault="00000000" w:rsidRPr="00000000" w14:paraId="000000B5">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Tại sao khách hàng lại chọn thuê nhà qua môi giới trung gian thay vì trực tiếp tới thuê?</w:t>
            </w:r>
          </w:p>
        </w:tc>
        <w:tc>
          <w:tcPr/>
          <w:p w:rsidR="00000000" w:rsidDel="00000000" w:rsidP="00000000" w:rsidRDefault="00000000" w:rsidRPr="00000000" w14:paraId="000000B6">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 sẽ giúp khách hàng dễ dàng nắm được thông tin nhà cho thuê cũng như tiết kiệm thời gian xem nhà thay vì tốn công sức phải tự di chuyển, tìm kiếm phòng ưng ý. Ngoài ra thì các thủ tục thuê nhà còn được thực hiện nhanh chóng.</w:t>
            </w:r>
          </w:p>
        </w:tc>
      </w:tr>
      <w:tr>
        <w:trPr>
          <w:cantSplit w:val="0"/>
          <w:tblHeader w:val="0"/>
        </w:trPr>
        <w:tc>
          <w:tcPr/>
          <w:p w:rsidR="00000000" w:rsidDel="00000000" w:rsidP="00000000" w:rsidRDefault="00000000" w:rsidRPr="00000000" w14:paraId="000000B7">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Mặt hạn chế của việc thuê nhà qua môi giới trung gian?</w:t>
            </w:r>
          </w:p>
          <w:p w:rsidR="00000000" w:rsidDel="00000000" w:rsidP="00000000" w:rsidRDefault="00000000" w:rsidRPr="00000000" w14:paraId="000000B8">
            <w:pPr>
              <w:spacing w:line="300" w:lineRule="auto"/>
              <w:ind w:firstLine="709"/>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9">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sẽ ít khi làm việc trực tiếp với chủ cho thuê dẫn tới hạn chế trong việc tìm hiểu rõ hơn về thông tin phòng. Mặt khác, bên trung gian có thể thông đồng với chủ nhà để lừa gạt khách hàng.</w:t>
            </w:r>
          </w:p>
        </w:tc>
      </w:tr>
      <w:tr>
        <w:trPr>
          <w:cantSplit w:val="0"/>
          <w:tblHeader w:val="0"/>
        </w:trPr>
        <w:tc>
          <w:tcPr/>
          <w:p w:rsidR="00000000" w:rsidDel="00000000" w:rsidP="00000000" w:rsidRDefault="00000000" w:rsidRPr="00000000" w14:paraId="000000BA">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Làm thế nào để đảm bảo việc ký hợp đồng qua dịch vụ môi giới là hợp pháp, không xảy ra tình trạng lừa đảo?</w:t>
            </w:r>
          </w:p>
          <w:p w:rsidR="00000000" w:rsidDel="00000000" w:rsidP="00000000" w:rsidRDefault="00000000" w:rsidRPr="00000000" w14:paraId="000000BB">
            <w:pPr>
              <w:spacing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C">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giấy phép hoạt động dịch vụ môi giới hợp pháp, sẽ cung cấp đầy đủ thông tin liên hệ, giấy tờ pháp lý và hợp đồng rõ ràng cho khách hàng. Khách hàng sẽ luôn có bản sao của mọi giao dịch, tài liệu và sẽ không phải thanh toán trước bất kỳ khoản phí nào.</w:t>
            </w:r>
          </w:p>
        </w:tc>
      </w:tr>
      <w:tr>
        <w:trPr>
          <w:cantSplit w:val="0"/>
          <w:tblHeader w:val="0"/>
        </w:trPr>
        <w:tc>
          <w:tcPr/>
          <w:p w:rsidR="00000000" w:rsidDel="00000000" w:rsidP="00000000" w:rsidRDefault="00000000" w:rsidRPr="00000000" w14:paraId="000000BD">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Ai sẽ là người trả phí môi giới cho bên trung gian? Bên trung gian sẽ nhận được bao nhiêu tiền phí môi giới?</w:t>
            </w:r>
          </w:p>
        </w:tc>
        <w:tc>
          <w:tcPr/>
          <w:p w:rsidR="00000000" w:rsidDel="00000000" w:rsidP="00000000" w:rsidRDefault="00000000" w:rsidRPr="00000000" w14:paraId="000000BE">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cho thuê sẽ là người trả phí môi giới cho mình. Đối với hợp đồng 1 năm thì phí môi giới sẽ là 1 tháng tiền thuê phòng.</w:t>
            </w:r>
          </w:p>
        </w:tc>
      </w:tr>
      <w:tr>
        <w:trPr>
          <w:cantSplit w:val="0"/>
          <w:tblHeader w:val="0"/>
        </w:trPr>
        <w:tc>
          <w:tcPr/>
          <w:p w:rsidR="00000000" w:rsidDel="00000000" w:rsidP="00000000" w:rsidRDefault="00000000" w:rsidRPr="00000000" w14:paraId="000000BF">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thông tin về phòng không chính xác với hợp đồng cho thuê thì bên trung gian sẽ xử lý như thế nào?</w:t>
            </w:r>
          </w:p>
          <w:p w:rsidR="00000000" w:rsidDel="00000000" w:rsidP="00000000" w:rsidRDefault="00000000" w:rsidRPr="00000000" w14:paraId="000000C0">
            <w:pPr>
              <w:spacing w:line="300" w:lineRule="auto"/>
              <w:ind w:firstLine="709"/>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1">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liên hệ với bên chủ cho thuê để yêu cầu họ thực hiện chính xác theo hợp đồng, nếu thông tin vẫn không chính xác thì mình sẽ hoàn trả toàn bộ số tiền mà khách hàng đã đặt cọc.</w:t>
            </w:r>
          </w:p>
          <w:p w:rsidR="00000000" w:rsidDel="00000000" w:rsidP="00000000" w:rsidRDefault="00000000" w:rsidRPr="00000000" w14:paraId="000000C2">
            <w:pPr>
              <w:ind w:firstLine="72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C3">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Cách thức để liên hệ khi có vấn đề hoặc cần sự hỗ trợ từ phía chính chủ quản lý?</w:t>
            </w:r>
          </w:p>
          <w:p w:rsidR="00000000" w:rsidDel="00000000" w:rsidP="00000000" w:rsidRDefault="00000000" w:rsidRPr="00000000" w14:paraId="000000C4">
            <w:pPr>
              <w:spacing w:line="30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5">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gửi đầy đủ thông tin của chính chủ cho khách hàng cũng như tạo điều kiện để khách hàng có thể gặp trực tiếp chính chủ nếu cần.</w:t>
            </w:r>
          </w:p>
        </w:tc>
      </w:tr>
    </w:tbl>
    <w:p w:rsidR="00000000" w:rsidDel="00000000" w:rsidP="00000000" w:rsidRDefault="00000000" w:rsidRPr="00000000" w14:paraId="000000C6">
      <w:pPr>
        <w:spacing w:after="120" w:before="240" w:line="30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pStyle w:val="Heading4"/>
        <w:spacing w:after="120" w:before="240" w:line="300" w:lineRule="auto"/>
        <w:ind w:firstLine="720"/>
        <w:jc w:val="both"/>
        <w:rPr>
          <w:vertAlign w:val="baseline"/>
        </w:rPr>
      </w:pPr>
      <w:bookmarkStart w:colFirst="0" w:colLast="0" w:name="_heading=h.ymtpeaqaouxt" w:id="10"/>
      <w:bookmarkEnd w:id="10"/>
      <w:r w:rsidDel="00000000" w:rsidR="00000000" w:rsidRPr="00000000">
        <w:rPr>
          <w:vertAlign w:val="baseline"/>
          <w:rtl w:val="0"/>
        </w:rPr>
        <w:t xml:space="preserve">c. Khách hàng thuê trọ</w:t>
      </w:r>
    </w:p>
    <w:p w:rsidR="00000000" w:rsidDel="00000000" w:rsidP="00000000" w:rsidRDefault="00000000" w:rsidRPr="00000000" w14:paraId="000000C8">
      <w:pPr>
        <w:spacing w:after="120" w:before="240" w:line="3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Hiểu hơn về những nhu cầu thường có của khách đi thuê</w:t>
      </w:r>
    </w:p>
    <w:p w:rsidR="00000000" w:rsidDel="00000000" w:rsidP="00000000" w:rsidRDefault="00000000" w:rsidRPr="00000000" w14:paraId="000000C9">
      <w:pPr>
        <w:spacing w:after="120" w:before="240" w:line="3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CA">
      <w:pPr>
        <w:numPr>
          <w:ilvl w:val="0"/>
          <w:numId w:val="6"/>
        </w:numPr>
        <w:spacing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phỏng vấn: anh Nguyễn Nhật Minh</w:t>
      </w:r>
    </w:p>
    <w:p w:rsidR="00000000" w:rsidDel="00000000" w:rsidP="00000000" w:rsidRDefault="00000000" w:rsidRPr="00000000" w14:paraId="000000CB">
      <w:pPr>
        <w:numPr>
          <w:ilvl w:val="0"/>
          <w:numId w:val="6"/>
        </w:numPr>
        <w:spacing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6h34 PM, ngày 11/9/2023</w:t>
      </w:r>
    </w:p>
    <w:p w:rsidR="00000000" w:rsidDel="00000000" w:rsidP="00000000" w:rsidRDefault="00000000" w:rsidRPr="00000000" w14:paraId="000000CC">
      <w:pPr>
        <w:numPr>
          <w:ilvl w:val="0"/>
          <w:numId w:val="6"/>
        </w:numPr>
        <w:spacing w:line="3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Mixue Trung Kính, 43A P. Trung Kính, Trung Hoà, Cầu Giấy</w:t>
      </w:r>
    </w:p>
    <w:p w:rsidR="00000000" w:rsidDel="00000000" w:rsidP="00000000" w:rsidRDefault="00000000" w:rsidRPr="00000000" w14:paraId="000000CD">
      <w:pPr>
        <w:spacing w:line="300" w:lineRule="auto"/>
        <w:ind w:left="720" w:firstLine="0"/>
        <w:jc w:val="both"/>
        <w:rPr>
          <w:rFonts w:ascii="Times New Roman" w:cs="Times New Roman" w:eastAsia="Times New Roman" w:hAnsi="Times New Roman"/>
          <w:sz w:val="26"/>
          <w:szCs w:val="26"/>
        </w:rPr>
      </w:pPr>
      <w:r w:rsidDel="00000000" w:rsidR="00000000" w:rsidRPr="00000000">
        <w:rPr>
          <w:rtl w:val="0"/>
        </w:rPr>
      </w:r>
    </w:p>
    <w:tbl>
      <w:tblPr>
        <w:tblStyle w:val="Table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5521"/>
        <w:tblGridChange w:id="0">
          <w:tblGrid>
            <w:gridCol w:w="3256"/>
            <w:gridCol w:w="5521"/>
          </w:tblGrid>
        </w:tblGridChange>
      </w:tblGrid>
      <w:tr>
        <w:trPr>
          <w:cantSplit w:val="0"/>
          <w:tblHeader w:val="0"/>
        </w:trPr>
        <w:tc>
          <w:tcPr/>
          <w:p w:rsidR="00000000" w:rsidDel="00000000" w:rsidP="00000000" w:rsidRDefault="00000000" w:rsidRPr="00000000" w14:paraId="000000CE">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Bạn đã đi làm hay vẫn còn đang là sinh viên?</w:t>
            </w:r>
          </w:p>
        </w:tc>
        <w:tc>
          <w:tcPr/>
          <w:p w:rsidR="00000000" w:rsidDel="00000000" w:rsidP="00000000" w:rsidRDefault="00000000" w:rsidRPr="00000000" w14:paraId="000000CF">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vẫn còn đang là sinh viên.</w:t>
            </w:r>
          </w:p>
        </w:tc>
      </w:tr>
      <w:tr>
        <w:trPr>
          <w:cantSplit w:val="0"/>
          <w:tblHeader w:val="0"/>
        </w:trPr>
        <w:tc>
          <w:tcPr/>
          <w:p w:rsidR="00000000" w:rsidDel="00000000" w:rsidP="00000000" w:rsidRDefault="00000000" w:rsidRPr="00000000" w14:paraId="000000D0">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Các tiêu chí mà bạn quan tâm khi đi thuê phòng là gì?</w:t>
            </w:r>
          </w:p>
        </w:tc>
        <w:tc>
          <w:tcPr/>
          <w:p w:rsidR="00000000" w:rsidDel="00000000" w:rsidP="00000000" w:rsidRDefault="00000000" w:rsidRPr="00000000" w14:paraId="000000D1">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cả, vị trí và an ninh.</w:t>
            </w:r>
          </w:p>
        </w:tc>
      </w:tr>
      <w:tr>
        <w:trPr>
          <w:cantSplit w:val="0"/>
          <w:tblHeader w:val="0"/>
        </w:trPr>
        <w:tc>
          <w:tcPr/>
          <w:p w:rsidR="00000000" w:rsidDel="00000000" w:rsidP="00000000" w:rsidRDefault="00000000" w:rsidRPr="00000000" w14:paraId="000000D2">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Bạn mong muốn được trực tiếp tới thuê phòng hay thuê qua trung gian?</w:t>
            </w:r>
          </w:p>
        </w:tc>
        <w:tc>
          <w:tcPr/>
          <w:p w:rsidR="00000000" w:rsidDel="00000000" w:rsidP="00000000" w:rsidRDefault="00000000" w:rsidRPr="00000000" w14:paraId="000000D3">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trực tiếp tới thuê phòng để có thể kiểm tra thông tin về phong một cách chính xác nhất.</w:t>
            </w:r>
          </w:p>
        </w:tc>
      </w:tr>
      <w:tr>
        <w:trPr>
          <w:cantSplit w:val="0"/>
          <w:tblHeader w:val="0"/>
        </w:trPr>
        <w:tc>
          <w:tcPr/>
          <w:p w:rsidR="00000000" w:rsidDel="00000000" w:rsidP="00000000" w:rsidRDefault="00000000" w:rsidRPr="00000000" w14:paraId="000000D4">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Bạn có nhu cầu thuê phòng theo thời hạn là bao nhiêu? 3, 6 hay 12 tháng?</w:t>
            </w:r>
          </w:p>
        </w:tc>
        <w:tc>
          <w:tcPr/>
          <w:p w:rsidR="00000000" w:rsidDel="00000000" w:rsidP="00000000" w:rsidRDefault="00000000" w:rsidRPr="00000000" w14:paraId="000000D5">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mình thì mình sẽ chọn thuê phòng với thời hạn 6 tháng.</w:t>
            </w:r>
          </w:p>
        </w:tc>
      </w:tr>
      <w:tr>
        <w:trPr>
          <w:cantSplit w:val="0"/>
          <w:tblHeader w:val="0"/>
        </w:trPr>
        <w:tc>
          <w:tcPr/>
          <w:p w:rsidR="00000000" w:rsidDel="00000000" w:rsidP="00000000" w:rsidRDefault="00000000" w:rsidRPr="00000000" w14:paraId="000000D6">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Những quy định hoặc chính sách cụ thể mà bạn cảm thấy cần được thảo luận khi thuê 1 phòng trọ là gì?</w:t>
            </w:r>
          </w:p>
        </w:tc>
        <w:tc>
          <w:tcPr/>
          <w:p w:rsidR="00000000" w:rsidDel="00000000" w:rsidP="00000000" w:rsidRDefault="00000000" w:rsidRPr="00000000" w14:paraId="000000D7">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mình thì đó là thời gian thuê, giá thuê, khoản đặt cọc, phí dịch vụ, chính sách về huỷ hợp đồng và sửa chữa, bảo trì.</w:t>
            </w:r>
          </w:p>
        </w:tc>
      </w:tr>
      <w:tr>
        <w:trPr>
          <w:cantSplit w:val="0"/>
          <w:tblHeader w:val="0"/>
        </w:trPr>
        <w:tc>
          <w:tcPr/>
          <w:p w:rsidR="00000000" w:rsidDel="00000000" w:rsidP="00000000" w:rsidRDefault="00000000" w:rsidRPr="00000000" w14:paraId="000000D8">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Bạn mong muốn thanh toán tiền phòng hàng tháng thông qua hình thức nào?</w:t>
            </w:r>
          </w:p>
        </w:tc>
        <w:tc>
          <w:tcPr/>
          <w:p w:rsidR="00000000" w:rsidDel="00000000" w:rsidP="00000000" w:rsidRDefault="00000000" w:rsidRPr="00000000" w14:paraId="000000D9">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tài khoản ngân hàng</w:t>
            </w:r>
          </w:p>
        </w:tc>
      </w:tr>
      <w:tr>
        <w:trPr>
          <w:cantSplit w:val="0"/>
          <w:tblHeader w:val="0"/>
        </w:trPr>
        <w:tc>
          <w:tcPr/>
          <w:p w:rsidR="00000000" w:rsidDel="00000000" w:rsidP="00000000" w:rsidRDefault="00000000" w:rsidRPr="00000000" w14:paraId="000000DA">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Bạn có quan tâm đến vấn đề an toàn, an ninh tại toà nhà cũng như khu vực xung quanh không? Nếu có hãy cho biết cụ thể những vấn đề đó.</w:t>
            </w:r>
          </w:p>
        </w:tc>
        <w:tc>
          <w:tcPr/>
          <w:p w:rsidR="00000000" w:rsidDel="00000000" w:rsidP="00000000" w:rsidRDefault="00000000" w:rsidRPr="00000000" w14:paraId="000000DB">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Cụ thể là một vài vấn đề như trộm cắp hay phòng cháy chữa cháy.</w:t>
            </w:r>
          </w:p>
        </w:tc>
      </w:tr>
      <w:tr>
        <w:trPr>
          <w:cantSplit w:val="0"/>
          <w:tblHeader w:val="0"/>
        </w:trPr>
        <w:tc>
          <w:tcPr/>
          <w:p w:rsidR="00000000" w:rsidDel="00000000" w:rsidP="00000000" w:rsidRDefault="00000000" w:rsidRPr="00000000" w14:paraId="000000DC">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Nếu bạn đang phải làm việc/học tập cần sự tập trung mà hàng xóm lại tụ tập ồn ào thì bạn muốn chủ nhà xử lý trường hợp đó như thế nào?</w:t>
            </w:r>
          </w:p>
        </w:tc>
        <w:tc>
          <w:tcPr/>
          <w:p w:rsidR="00000000" w:rsidDel="00000000" w:rsidP="00000000" w:rsidRDefault="00000000" w:rsidRPr="00000000" w14:paraId="000000DD">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chủ nhà phải trực tiếp lên tận nơi nhắc nhở cũng như thêm những quy định chung về thời gian cho phép tụ tập ồn ào.</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Style w:val="Heading3"/>
        <w:spacing w:after="120" w:before="120" w:line="300" w:lineRule="auto"/>
        <w:ind w:left="0" w:firstLine="0"/>
        <w:jc w:val="both"/>
        <w:rPr>
          <w:vertAlign w:val="baseline"/>
        </w:rPr>
      </w:pPr>
      <w:bookmarkStart w:colFirst="0" w:colLast="0" w:name="_heading=h.cuy106p0ncab" w:id="11"/>
      <w:bookmarkEnd w:id="11"/>
      <w:r w:rsidDel="00000000" w:rsidR="00000000" w:rsidRPr="00000000">
        <w:rPr>
          <w:rtl w:val="0"/>
        </w:rPr>
        <w:t xml:space="preserve">1.1.2</w:t>
        <w:tab/>
      </w:r>
      <w:r w:rsidDel="00000000" w:rsidR="00000000" w:rsidRPr="00000000">
        <w:rPr>
          <w:vertAlign w:val="baseline"/>
          <w:rtl w:val="0"/>
        </w:rPr>
        <w:t xml:space="preserve">Phiếu điều tra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tạo 3 mẫu phiếu điều tra cho 3 đối tượng: Chủ nhà trực tiếp cho thuê trọ, Trung gian, môi giới cho thuê, Khách hàng thuê trọ </w:t>
      </w:r>
    </w:p>
    <w:p w:rsidR="00000000" w:rsidDel="00000000" w:rsidP="00000000" w:rsidRDefault="00000000" w:rsidRPr="00000000" w14:paraId="000000E1">
      <w:pPr>
        <w:pStyle w:val="Heading4"/>
        <w:spacing w:after="120" w:before="240" w:line="300" w:lineRule="auto"/>
        <w:ind w:firstLine="709"/>
        <w:jc w:val="both"/>
        <w:rPr>
          <w:vertAlign w:val="baseline"/>
        </w:rPr>
      </w:pPr>
      <w:bookmarkStart w:colFirst="0" w:colLast="0" w:name="_heading=h.p7xq5ya9eu5q" w:id="12"/>
      <w:bookmarkEnd w:id="12"/>
      <w:r w:rsidDel="00000000" w:rsidR="00000000" w:rsidRPr="00000000">
        <w:rPr>
          <w:vertAlign w:val="baseline"/>
          <w:rtl w:val="0"/>
        </w:rPr>
        <w:t xml:space="preserve">a.  Chủ nhà trực tiếp cho thuê trọ</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 Anh chị là:</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nhà</w:t>
        <w:tab/>
        <w:tab/>
      </w: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trung gian/ môi giới trọ</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 Giới tính của anh chị?</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w:t>
        <w:tab/>
        <w:tab/>
      </w: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Nữ</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3: Anh chị bao nhiêu tuổi?</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4: Hiện tại anh chị đang sở hữu bao nhiêu trọ (Vui lòng ghi rõ)</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5: Hiện tại anh chị có thuê người làm trung gian để quảng cáo trọ của mình không? (Nếu là trung gian/môi giới thì bỏ qua)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tab/>
        <w:tab/>
      </w: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6:  Lý do anh chị chọn thuê người trung gian/môi giới trọ (Nếu anh chị không thuê thì bỏ qua) (Có thể chọn nhiều)</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Phải quản lý nhiều trọ</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cho thuê chỉ là việc phụ, muốn dành thời gian cho công việc khác</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không biết cách marketing trọ của mình</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không hiểu biết nhiều về quy định pháp lý</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không có mạng lưới khách hàng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không có mạng lưới khách hàng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7:  Phương thức mà anh chị dùng để quảng cáo trọ của mình?</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trên các nhóm cho thuê trọ trên facebook</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Dán poster quảng cáo trọ ở trước của trọ</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(Vui lòng ghi rõ):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8: Anh chị quản lý trọ của mình ở khu vực nào? (Vui lòng ghi rõ)</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Cầu Giấy</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Nam từ Liêm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Đống đa</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khác (Vui lòng ghi rõ):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9: Anh chị nghĩ thế nào về chất lượng dịch vụ xung quanh khu cho thuê (điện, nước, internet,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Tốt</w:t>
        <w:tab/>
        <w:tab/>
      </w: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Bình thường</w:t>
        <w:tab/>
        <w:tab/>
      </w: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tốt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10: Khu trọ của anh chị các thiết bị phòng cháy chữa cháy và lối thoát hiểm khi xảy ra hỏa hoạn không?</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Đang trong quá trình lắp đặt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11: Khu trọ anh chị cho thuê có những lựa chọn nào về diện tích phòng? (Có thể chọn nhiều đáp án)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15m2 đến 25m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25 đến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(Vui lòng ghi rõ):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12: Lựa chọn về diện tích trọ nào được nhiều người chọn thuê nhất ở khu trọ của anh chị? (Chỉ chọn một đáp án)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15m2 đến 25m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25 đến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(Vui lòng ghi rõ):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13: Thời gian hợp đồng cho thuê trọ của anh chị là bao lâu?</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 tháng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 tháng</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12 tháng</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(Vui lòng ghi rõ):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14: Khu trọ của anh chị có sẵn nội thất không?</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15: Giá phòng khu trọ của anh chị gồm những giá nào?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 triệu</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1tr đến 3 triệu</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3tr đến 5 triệu</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5 triệu</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16: Anh chị có hài lòng với tình trạng tài sản sau khi hợp đồng thuê trọ kết thúc không?</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17: Anh chị có đề xuất hoặc dự định cải tiến trọ để thu hút nhiều người thuê trọ không? (Vui lòng ghi rõ)</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0">
      <w:pPr>
        <w:pStyle w:val="Heading4"/>
        <w:spacing w:after="120" w:before="240" w:line="300" w:lineRule="auto"/>
        <w:ind w:firstLine="720"/>
        <w:jc w:val="both"/>
        <w:rPr>
          <w:vertAlign w:val="baseline"/>
        </w:rPr>
      </w:pPr>
      <w:bookmarkStart w:colFirst="0" w:colLast="0" w:name="_heading=h.c89lnxt5scpp" w:id="13"/>
      <w:bookmarkEnd w:id="13"/>
      <w:r w:rsidDel="00000000" w:rsidR="00000000" w:rsidRPr="00000000">
        <w:rPr>
          <w:vertAlign w:val="baseline"/>
          <w:rtl w:val="0"/>
        </w:rPr>
        <w:t xml:space="preserve">b.  Trung gian, môi giới cho thuê</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 Anh/chị đã quản lý trọ được bao lâu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 năm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w:t>
      </w: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năm</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2 năm</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 Giới tính của anh/chị?</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Nữ</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3: Anh/chị bao nhiêu tuổi?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4: Hiện tại anh/chị đang quản lý bao nhiêu trọ (Vui lòng ghi rõ</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5: Anh/chị thường liên lạc với chủ trọ bằng cách nào?</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hội nhóm Facebook/zalo…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các mối giới thiệu làm quen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các app/ trang web…</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6:  Phương thức mà anh/chị dùng để quảng cáo trọ của mình?</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trên các nhóm cho thuê trọ trên facebook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5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Dán poster quảng cáo trọ ở trước của trọ</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(Vui lòng ghi rõ):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7: Anh chị quản lý trọ của mình ở khu vực nào? (Vui lòng ghi rõ)</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Cầu Giấy</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Nam từ Liêm</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Đống đa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Quận khác (Vui lòng ghi rõ):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8: Anh chị nghĩ thế nào về chất lượng dịch vụ xung quanh khu cho thuê (điện, nước, internet,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Tốt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Bình thường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Chưa tốt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9: Khu trọ của anh chị các thiết bị phòng cháy chữa cháy và lối thoát hiểm khi xảy ra hỏa hoạn không?</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6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Đang trong quá trình lắp đặt</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10: Anh chị có hài lòng với tình trạng tài sản sau khi hợp đồng thuê trọ kết thúc không?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tab/>
        <w:tab/>
      </w: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11: Anh chị được trả hoa hồng khi cho thuê trọ thành công hay tính theo % tiền thuê nhà mỗi tháng?</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Hoa hồng</w:t>
        <w:tab/>
      </w: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Tiền thuê nhà</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12: Anh chị có phải chịu trách nhiệm gì trong quá trình quản lý nhà trọ nếu xảy ra sự cố không?</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w:t>
        <w:tab/>
        <w:tab/>
      </w:r>
      <w:sdt>
        <w:sdtPr>
          <w:tag w:val="goog_rdk_7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13: Những sự cố nào mà anh chị hay gặp phải trong quá trình cho thuê trọ? (Có thể chọn nhiều lựa chọn)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xe cộ</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thanh toán tiền nhà</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điện nước</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nấu nướng</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hợp đồng thuê trọ</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quan đến vấn đề sau khi kết thúc hợp đồng</w:t>
      </w:r>
    </w:p>
    <w:p w:rsidR="00000000" w:rsidDel="00000000" w:rsidP="00000000" w:rsidRDefault="00000000" w:rsidRPr="00000000" w14:paraId="0000014E">
      <w:pPr>
        <w:pStyle w:val="Heading4"/>
        <w:spacing w:after="120" w:before="240" w:line="300" w:lineRule="auto"/>
        <w:ind w:firstLine="720"/>
        <w:jc w:val="both"/>
        <w:rPr>
          <w:vertAlign w:val="baseline"/>
        </w:rPr>
      </w:pPr>
      <w:bookmarkStart w:colFirst="0" w:colLast="0" w:name="_heading=h.yxcqyya3my4m" w:id="14"/>
      <w:bookmarkEnd w:id="14"/>
      <w:r w:rsidDel="00000000" w:rsidR="00000000" w:rsidRPr="00000000">
        <w:rPr>
          <w:vertAlign w:val="baseline"/>
          <w:rtl w:val="0"/>
        </w:rPr>
        <w:t xml:space="preserve">c.  Khách hàng thuê trọ</w:t>
      </w:r>
    </w:p>
    <w:p w:rsidR="00000000" w:rsidDel="00000000" w:rsidP="00000000" w:rsidRDefault="00000000" w:rsidRPr="00000000" w14:paraId="000001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240" w:line="30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Hiện tại</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 Hiện tại anh/chị đang là:</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năm nhất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năm giữa (năm 2 hoặc năm 3)</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Sinh viên năm cuối</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đang đi làm</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 Anh/chị đang là sinh viên trường nào? (Bỏ qua nếu không phải là sinh viên)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Giao thông Vận tải</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Sư Phạm Hà Nội</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Ngoại ngữ</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Báo chí và tuyên truyền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Ngoại Thương</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 viện ngoại giao</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 viện thanh thiếu niên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lao động và xã hội</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Hà Nội</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thủ đô Hà Nội</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học phương Đông</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3: Giới tính của Anh/chị là gì?</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2694"/>
          <w:tab w:val="right" w:leader="none" w:pos="2977"/>
          <w:tab w:val="right" w:leader="none" w:pos="3261"/>
          <w:tab w:val="right" w:leader="none" w:pos="3544"/>
        </w:tabs>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w:t>
        <w:tab/>
        <w:tab/>
      </w: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Nữ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4: Loại hình nhà trọ mà anh/chị đang ở là gì?</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dãy</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riêng</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Chung chủ</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Chung cư</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5: Hiện tại anh/chị đang thuê trọ ở đâu? (Xin ghi địa chỉ cụ thể)</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6: Khoảng cách anh/chị đi đến trường học/ nơi làm việc là bao xa?</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500m</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500m đến 2km</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0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2km đến 5km</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5km</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7: Thu nhập bình quân mỗi tháng của anh/chị (Tiền bố mẹ gửi lên và các thu nhập khác) là bao nhiêu?</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&lt; 1.500.000 (đồng)</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1.500.000 – 3.000.000 (đồng)</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3.000.000 – 5.000.000 (đồng)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5.000.000 – 7.000.000 (đồng)</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8: Chi phí sinh hoạt của anh/chị là bao nhiêu một tháng?</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1"/>
          <w:tab w:val="right" w:leader="none" w:pos="1701"/>
        </w:tabs>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2 triệu</w:t>
        <w:tab/>
      </w: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w:t>
      </w: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 </w:t>
          </w:r>
        </w:sdtContent>
      </w:sdt>
      <w:r w:rsidDel="00000000" w:rsidR="00000000" w:rsidRPr="00000000">
        <w:rPr>
          <w:rFonts w:ascii="Times New Roman" w:cs="Times New Roman" w:eastAsia="Times New Roman" w:hAnsi="Times New Roman"/>
          <w:sz w:val="26"/>
          <w:szCs w:val="26"/>
          <w:rtl w:val="0"/>
        </w:rPr>
        <w:t xml:space="preserve">3 triệu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3triệu</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9: Mỗi tháng anh/chị chi bao nhiêu cho việc thuê nhà trọ?</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1triệu</w:t>
        <w:tab/>
      </w: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1tr – 3triệu</w:t>
        <w:tab/>
      </w: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3triệu</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10: Diện tích phòng anh/chị đang ở là bao nhiêu m2?</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2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tab/>
      </w:r>
      <w:sdt>
        <w:sdtPr>
          <w:tag w:val="goog_rdk_12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 đến 20m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tab/>
      </w:r>
      <w:sdt>
        <w:sdtPr>
          <w:tag w:val="goog_rdk_12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 đến 25m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tab/>
      </w:r>
      <w:sdt>
        <w:sdtPr>
          <w:tag w:val="goog_rdk_12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11: Phòng trọ anh/chị có bao nhiêu người?</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2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người</w:t>
        <w:tab/>
        <w:tab/>
      </w:r>
      <w:sdt>
        <w:sdtPr>
          <w:tag w:val="goog_rdk_12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 người</w:t>
        <w:tab/>
        <w:tab/>
      </w:r>
      <w:sdt>
        <w:sdtPr>
          <w:tag w:val="goog_rdk_12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 người</w:t>
        <w:tab/>
        <w:tab/>
      </w:r>
      <w:sdt>
        <w:sdtPr>
          <w:tag w:val="goog_rdk_13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&gt;3 người</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12: Anh/chị đang sống với ai?</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1"/>
          <w:tab w:val="left" w:leader="none" w:pos="2977"/>
        </w:tabs>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thân</w:t>
        <w:tab/>
      </w:r>
      <w:sdt>
        <w:sdtPr>
          <w:tag w:val="goog_rdk_13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Bạn bè</w:t>
        <w:tab/>
        <w:tab/>
      </w: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lạ (Ở ghép)</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13: Anh/chị thích nhà trọ như thế nào? (Có thể chọn nhiều đáp án)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nơi học/làm việc</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Giá thuê rẻ</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Phòng đầy đủ tiện nghi</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sở vật chất tốt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Diện tích phòng rộng</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3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phương tiện đi lại công cộng</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vệ sinh riêng</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bệnh viện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trạm xe buýt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 ninh khu vực tốt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Chất lượng môi trường ngoài trời (Không khí khô, nhiều khói bụi, trong lành, mát....)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14: Anh/chị có hài lòng với phòng mình đang ở không?</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Rất hài lòng</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Hài lòng</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Bình thường</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hài lòng</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4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Rất không hài lòng</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15: Anh/chị đã chuyển trọ mấy lần? (Ghi rõ)</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16: Lý do anh/chị chuyển trọ? (Có thể chọn nhiều đáp án)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Giá cao</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Xa trường</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đầy đủ tiện nghi</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 ninh kém</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nhà khó tính</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Bạn cùng phòng chuyển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Diện tích nhỏ</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 (ghi rõ): ……………………………………………………………</w:t>
      </w:r>
    </w:p>
    <w:p w:rsidR="00000000" w:rsidDel="00000000" w:rsidP="00000000" w:rsidRDefault="00000000" w:rsidRPr="00000000" w14:paraId="000001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240" w:line="30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Nhu cầu thuê nhà:</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17: Mong muốn địa điểm phòng trọ anh/chị thuê? (Có thể tích vào nhiều đáp án)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trường/ nơi làm việc</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5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Xa trường/ nơi làm việc</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các khu vui chơi giải trí</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Gần nơi nhiều dịch vụ kèm theo</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Đảm bảo an ninh trật tự</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18: Diện tích phòng trọ mà anh/chị cho rằng thích hợp để thuê?</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sdt>
        <w:sdtPr>
          <w:tag w:val="goog_rdk_16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15 đến 20m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sdt>
        <w:sdtPr>
          <w:tag w:val="goog_rdk_16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 đến 25m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sdt>
        <w:sdtPr>
          <w:tag w:val="goog_rdk_16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35m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19: Theo anh/chị phòng trọ ở mấy người là thích hợp nhất?</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418"/>
          <w:tab w:val="right" w:leader="none" w:pos="4111"/>
          <w:tab w:val="right" w:leader="none" w:pos="6521"/>
        </w:tabs>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6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người</w:t>
        <w:tab/>
        <w:t xml:space="preserve">              </w:t>
      </w:r>
      <w:sdt>
        <w:sdtPr>
          <w:tag w:val="goog_rdk_16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 người</w:t>
        <w:tab/>
      </w:r>
      <w:sdt>
        <w:sdtPr>
          <w:tag w:val="goog_rdk_16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&gt; 3 người</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20: Mức giá mà anh/chị chấp thuận trả cho phòng trọ theo yêu cầu của mình khoảng bao nhiêu?</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7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Dưới 1triệu</w:t>
        <w:tab/>
      </w:r>
      <w:sdt>
        <w:sdtPr>
          <w:tag w:val="goog_rdk_171"/>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 đến 2 triệu</w:t>
        <w:tab/>
      </w:r>
      <w:sdt>
        <w:sdtPr>
          <w:tag w:val="goog_rdk_172"/>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 đến 3 triệu</w:t>
        <w:tab/>
      </w:r>
      <w:sdt>
        <w:sdtPr>
          <w:tag w:val="goog_rdk_173"/>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3 triệu</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21: Giá cả dịch vụ đi kèm (điện, nước, gas, chợ, quán cơm, ...) xung quanh khu vực được anh/chị quan tâm thế nào?</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134"/>
          <w:tab w:val="right" w:leader="none" w:pos="4820"/>
          <w:tab w:val="right" w:leader="none" w:pos="5812"/>
        </w:tabs>
        <w:spacing w:after="0" w:before="0" w:line="300" w:lineRule="auto"/>
        <w:ind w:left="0" w:right="0" w:firstLine="709"/>
        <w:jc w:val="both"/>
        <w:rPr>
          <w:rFonts w:ascii="Quattrocento Sans" w:cs="Quattrocento Sans" w:eastAsia="Quattrocento Sans" w:hAnsi="Quattrocento Sans"/>
          <w:b w:val="0"/>
          <w:i w:val="0"/>
          <w:smallCaps w:val="0"/>
          <w:strike w:val="0"/>
          <w:color w:val="000000"/>
          <w:sz w:val="26"/>
          <w:szCs w:val="26"/>
          <w:u w:val="none"/>
          <w:shd w:fill="auto" w:val="clear"/>
          <w:vertAlign w:val="baseline"/>
        </w:rPr>
      </w:pPr>
      <w:sdt>
        <w:sdtPr>
          <w:tag w:val="goog_rdk_174"/>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Nhi</w:t>
          </w:r>
        </w:sdtContent>
      </w:sd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ề</w:t>
      </w:r>
      <w:sdt>
        <w:sdtPr>
          <w:tag w:val="goog_rdk_175"/>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u</w:t>
            <w:tab/>
            <w:t xml:space="preserve">☐    Bình th</w:t>
          </w:r>
        </w:sdtContent>
      </w:sd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ườ</w:t>
      </w:r>
      <w:sdt>
        <w:sdtPr>
          <w:tag w:val="goog_rdk_176"/>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ng</w:t>
            <w:tab/>
            <w:t xml:space="preserve">☐    Ít</w:t>
          </w:r>
        </w:sdtContent>
      </w:sdt>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22: Sự thuận lợi và an toàn của vị trí nhà trọ với việc sinh hoạt và học tập/công việc của anh/chị?</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77"/>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Rất cần thiết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78"/>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Cần thiết</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79"/>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Bình thường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80"/>
        </w:sdtPr>
        <w:sdtContent>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cần thiết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 23: Anh/chị vui lòng đánh dấu vào ô thể hiện sự quan tâm của mình khi đi thuê phòng trọ các tiêu chí sau:</w:t>
      </w:r>
    </w:p>
    <w:tbl>
      <w:tblPr>
        <w:tblStyle w:val="Table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803"/>
        <w:gridCol w:w="1463"/>
        <w:gridCol w:w="1463"/>
        <w:gridCol w:w="1463"/>
        <w:gridCol w:w="1463"/>
        <w:tblGridChange w:id="0">
          <w:tblGrid>
            <w:gridCol w:w="2122"/>
            <w:gridCol w:w="803"/>
            <w:gridCol w:w="1463"/>
            <w:gridCol w:w="1463"/>
            <w:gridCol w:w="1463"/>
            <w:gridCol w:w="1463"/>
          </w:tblGrid>
        </w:tblGridChange>
      </w:tblGrid>
      <w:tr>
        <w:trPr>
          <w:cantSplit w:val="0"/>
          <w:tblHeader w:val="0"/>
        </w:trPr>
        <w:tc>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tiêu chí</w:t>
            </w:r>
          </w:p>
        </w:tc>
        <w:tc>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Rất quan tâm</w:t>
            </w:r>
          </w:p>
        </w:tc>
        <w:tc>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 tâm</w:t>
            </w:r>
          </w:p>
        </w:tc>
        <w:tc>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Bình thường</w:t>
            </w:r>
          </w:p>
        </w:tc>
        <w:tc>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quan tâm</w:t>
            </w:r>
          </w:p>
        </w:tc>
        <w:tc>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Rất không quan tâm</w:t>
            </w:r>
          </w:p>
        </w:tc>
      </w:tr>
      <w:tr>
        <w:trPr>
          <w:cantSplit w:val="0"/>
          <w:tblHeader w:val="0"/>
        </w:trPr>
        <w:tc>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thuê</w:t>
            </w:r>
          </w:p>
        </w:tc>
        <w:tc>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Gần phương tiện di chuyển công cộng</w:t>
            </w:r>
          </w:p>
        </w:tc>
        <w:tc>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Gần trường</w:t>
            </w:r>
          </w:p>
        </w:tc>
        <w:tc>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Diện tích</w:t>
            </w:r>
          </w:p>
        </w:tc>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ninh</w:t>
            </w:r>
          </w:p>
        </w:tc>
        <w:tc>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Gần trường</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nước</w:t>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w:t>
            </w:r>
          </w:p>
        </w:tc>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Đầy đủ tiện nghi</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vệ sinh riêng</w:t>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ban công</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chung chủ</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Giờ giấc tự do</w:t>
            </w:r>
          </w:p>
        </w:tc>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nấu ăn</w:t>
            </w:r>
          </w:p>
        </w:tc>
        <w:tc>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chỗ để xe</w:t>
            </w:r>
          </w:p>
        </w:tc>
        <w:tc>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Thoáng mát, ánh sáng</w:t>
            </w:r>
          </w:p>
        </w:tc>
        <w:tc>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Dẫn bạn và người thân tự do</w:t>
            </w:r>
          </w:p>
        </w:tc>
        <w:tc>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người ở</w:t>
            </w:r>
          </w:p>
        </w:tc>
        <w:tc>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26">
      <w:pPr>
        <w:pStyle w:val="Heading3"/>
        <w:spacing w:after="120" w:before="120" w:line="300" w:lineRule="auto"/>
        <w:ind w:left="0" w:firstLine="0"/>
        <w:jc w:val="both"/>
        <w:rPr>
          <w:vertAlign w:val="baseline"/>
        </w:rPr>
      </w:pPr>
      <w:bookmarkStart w:colFirst="0" w:colLast="0" w:name="_heading=h.7t5s7tibc89f" w:id="15"/>
      <w:bookmarkEnd w:id="15"/>
      <w:r w:rsidDel="00000000" w:rsidR="00000000" w:rsidRPr="00000000">
        <w:rPr>
          <w:rtl w:val="0"/>
        </w:rPr>
        <w:t xml:space="preserve">1.1.3</w:t>
        <w:tab/>
      </w:r>
      <w:r w:rsidDel="00000000" w:rsidR="00000000" w:rsidRPr="00000000">
        <w:rPr>
          <w:vertAlign w:val="baseline"/>
          <w:rtl w:val="0"/>
        </w:rPr>
        <w:t xml:space="preserve">Lấy mẫu </w:t>
      </w:r>
    </w:p>
    <w:tbl>
      <w:tblPr>
        <w:tblStyle w:val="Table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134"/>
        <w:gridCol w:w="1276"/>
        <w:gridCol w:w="1417"/>
        <w:gridCol w:w="1560"/>
        <w:gridCol w:w="2686"/>
        <w:tblGridChange w:id="0">
          <w:tblGrid>
            <w:gridCol w:w="704"/>
            <w:gridCol w:w="1134"/>
            <w:gridCol w:w="1276"/>
            <w:gridCol w:w="1417"/>
            <w:gridCol w:w="1560"/>
            <w:gridCol w:w="2686"/>
          </w:tblGrid>
        </w:tblGridChange>
      </w:tblGrid>
      <w:tr>
        <w:trPr>
          <w:cantSplit w:val="0"/>
          <w:tblHeader w:val="0"/>
        </w:trPr>
        <w:tc>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mẫu</w:t>
            </w:r>
          </w:p>
        </w:tc>
        <w:tc>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w:t>
            </w:r>
          </w:p>
        </w:tc>
        <w:tc>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làm</w:t>
            </w:r>
          </w:p>
        </w:tc>
        <w:tc>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nhận</w:t>
            </w:r>
          </w:p>
        </w:tc>
        <w:tc>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blHeader w:val="0"/>
        </w:trPr>
        <w:tc>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hợp đồng</w:t>
            </w:r>
          </w:p>
        </w:tc>
        <w:tc>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trọ</w:t>
            </w:r>
          </w:p>
        </w:tc>
        <w:tc>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thuê</w:t>
            </w:r>
          </w:p>
        </w:tc>
        <w:tc>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lúc bắt đầu giao dịch thuê nhà, thường là bản giấy, kí trực tiếp</w:t>
            </w:r>
          </w:p>
        </w:tc>
      </w:tr>
      <w:tr>
        <w:trPr>
          <w:cantSplit w:val="0"/>
          <w:tblHeader w:val="0"/>
        </w:trPr>
        <w:tc>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nội quy</w:t>
            </w:r>
          </w:p>
        </w:tc>
        <w:tc>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trọ</w:t>
            </w:r>
          </w:p>
        </w:tc>
        <w:tc>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thuê</w:t>
            </w:r>
          </w:p>
        </w:tc>
        <w:tc>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thuê nhà (có thể bổ sung và sửa đổi), thường dưới hình thức bảng, giấy</w:t>
            </w:r>
          </w:p>
        </w:tc>
      </w:tr>
      <w:tr>
        <w:trPr>
          <w:cantSplit w:val="0"/>
          <w:tblHeader w:val="0"/>
        </w:trPr>
        <w:tc>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hóa đơn</w:t>
            </w:r>
          </w:p>
        </w:tc>
        <w:tc>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trọ</w:t>
            </w:r>
          </w:p>
        </w:tc>
        <w:tc>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thuê</w:t>
            </w:r>
          </w:p>
        </w:tc>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hàng tháng, dưới hình thức giấy, excel, bản online</w:t>
            </w:r>
          </w:p>
        </w:tc>
      </w:tr>
    </w:tbl>
    <w:p w:rsidR="00000000" w:rsidDel="00000000" w:rsidP="00000000" w:rsidRDefault="00000000" w:rsidRPr="00000000" w14:paraId="0000023F">
      <w:pPr>
        <w:pStyle w:val="Heading4"/>
        <w:spacing w:after="120" w:before="240" w:line="300" w:lineRule="auto"/>
        <w:ind w:firstLine="720"/>
        <w:jc w:val="both"/>
        <w:rPr>
          <w:vertAlign w:val="baseline"/>
        </w:rPr>
      </w:pPr>
      <w:bookmarkStart w:colFirst="0" w:colLast="0" w:name="_heading=h.81zo5c4jt2up" w:id="16"/>
      <w:bookmarkEnd w:id="16"/>
      <w:r w:rsidDel="00000000" w:rsidR="00000000" w:rsidRPr="00000000">
        <w:rPr>
          <w:vertAlign w:val="baseline"/>
          <w:rtl w:val="0"/>
        </w:rPr>
        <w:t xml:space="preserve">a. Mẫu hợp đồng</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184661" cy="5551928"/>
            <wp:effectExtent b="0" l="0" r="0" t="0"/>
            <wp:docPr descr="https://lh5.googleusercontent.com/4_MVpBqKdhEkHm4Pu3Aj9dzhGXsNp3TyjRorKkXyak4AWgCZ5Dg60L5_X6KZiQ8KchTusyjsWZ06Uf7mI_drjK7G3a8lTwegM6yp4mx8ye3dEYdQ2Z2xLAnqRwnpIEZQHHVQL1T1jogY_HslZ2q9HDA" id="30" name="image2.jpg"/>
            <a:graphic>
              <a:graphicData uri="http://schemas.openxmlformats.org/drawingml/2006/picture">
                <pic:pic>
                  <pic:nvPicPr>
                    <pic:cNvPr descr="https://lh5.googleusercontent.com/4_MVpBqKdhEkHm4Pu3Aj9dzhGXsNp3TyjRorKkXyak4AWgCZ5Dg60L5_X6KZiQ8KchTusyjsWZ06Uf7mI_drjK7G3a8lTwegM6yp4mx8ye3dEYdQ2Z2xLAnqRwnpIEZQHHVQL1T1jogY_HslZ2q9HDA" id="0" name="image2.jpg"/>
                    <pic:cNvPicPr preferRelativeResize="0"/>
                  </pic:nvPicPr>
                  <pic:blipFill>
                    <a:blip r:embed="rId10"/>
                    <a:srcRect b="0" l="0" r="0" t="0"/>
                    <a:stretch>
                      <a:fillRect/>
                    </a:stretch>
                  </pic:blipFill>
                  <pic:spPr>
                    <a:xfrm>
                      <a:off x="0" y="0"/>
                      <a:ext cx="4184661" cy="555192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240" w:before="240" w:line="300" w:lineRule="auto"/>
        <w:ind w:left="567" w:right="0" w:hanging="227.00000000000003"/>
        <w:jc w:val="center"/>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Mẫu hợp đồng 1</w:t>
      </w:r>
      <w:r w:rsidDel="00000000" w:rsidR="00000000" w:rsidRPr="00000000">
        <w:rPr>
          <w:rtl w:val="0"/>
        </w:rPr>
      </w:r>
    </w:p>
    <w:tbl>
      <w:tblPr>
        <w:tblStyle w:val="Table9"/>
        <w:tblW w:w="92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7"/>
        <w:gridCol w:w="4810"/>
        <w:tblGridChange w:id="0">
          <w:tblGrid>
            <w:gridCol w:w="4427"/>
            <w:gridCol w:w="4810"/>
          </w:tblGrid>
        </w:tblGridChange>
      </w:tblGrid>
      <w:tr>
        <w:trPr>
          <w:cantSplit w:val="0"/>
          <w:trHeight w:val="6086" w:hRule="atLeast"/>
          <w:tblHeader w:val="0"/>
        </w:trPr>
        <w:tc>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79705" cy="3788774"/>
                  <wp:effectExtent b="0" l="0" r="0" t="0"/>
                  <wp:docPr descr="https://lh6.googleusercontent.com/3oNV2PYEhSBHqldirljIJofqVcNsr_7oIjjlFH7SUu-lDHliqhPNCkhP6p--Yehol-KAGTA3lWT3szFT8HUd4NM9WB2e0u_oVqVd5owTxXwSWhRrcu6F6sxKs0J2wx-LhuUeV6g_aJo6vB4WnK3dKiE" id="33" name="image4.jpg"/>
                  <a:graphic>
                    <a:graphicData uri="http://schemas.openxmlformats.org/drawingml/2006/picture">
                      <pic:pic>
                        <pic:nvPicPr>
                          <pic:cNvPr descr="https://lh6.googleusercontent.com/3oNV2PYEhSBHqldirljIJofqVcNsr_7oIjjlFH7SUu-lDHliqhPNCkhP6p--Yehol-KAGTA3lWT3szFT8HUd4NM9WB2e0u_oVqVd5owTxXwSWhRrcu6F6sxKs0J2wx-LhuUeV6g_aJo6vB4WnK3dKiE" id="0" name="image4.jpg"/>
                          <pic:cNvPicPr preferRelativeResize="0"/>
                        </pic:nvPicPr>
                        <pic:blipFill>
                          <a:blip r:embed="rId11"/>
                          <a:srcRect b="0" l="0" r="0" t="0"/>
                          <a:stretch>
                            <a:fillRect/>
                          </a:stretch>
                        </pic:blipFill>
                        <pic:spPr>
                          <a:xfrm>
                            <a:off x="0" y="0"/>
                            <a:ext cx="2679705" cy="378877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32140" cy="3758068"/>
                  <wp:effectExtent b="0" l="0" r="0" t="0"/>
                  <wp:docPr descr="https://lh3.googleusercontent.com/pAJC8yGrTsP1L3bXKr_DtuAMZ6tC3TUakN2QoNaJZNkDqe8YfobjUysgaspakog5nOth7sgyGl1l-uCxIQ5v5bQ8bHUSk-nr4mO_lY86iV4inERPfauwHttsyvTYyCVWUCKnfggjySrGQ2cLpucq_eM" id="32" name="image15.jpg"/>
                  <a:graphic>
                    <a:graphicData uri="http://schemas.openxmlformats.org/drawingml/2006/picture">
                      <pic:pic>
                        <pic:nvPicPr>
                          <pic:cNvPr descr="https://lh3.googleusercontent.com/pAJC8yGrTsP1L3bXKr_DtuAMZ6tC3TUakN2QoNaJZNkDqe8YfobjUysgaspakog5nOth7sgyGl1l-uCxIQ5v5bQ8bHUSk-nr4mO_lY86iV4inERPfauwHttsyvTYyCVWUCKnfggjySrGQ2cLpucq_eM" id="0" name="image15.jpg"/>
                          <pic:cNvPicPr preferRelativeResize="0"/>
                        </pic:nvPicPr>
                        <pic:blipFill>
                          <a:blip r:embed="rId12"/>
                          <a:srcRect b="0" l="0" r="0" t="0"/>
                          <a:stretch>
                            <a:fillRect/>
                          </a:stretch>
                        </pic:blipFill>
                        <pic:spPr>
                          <a:xfrm>
                            <a:off x="0" y="0"/>
                            <a:ext cx="2932140" cy="37580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4">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240" w:before="240" w:line="300" w:lineRule="auto"/>
        <w:ind w:left="567" w:right="0" w:hanging="227.00000000000003"/>
        <w:jc w:val="center"/>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Mẫu hợp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đồng 2</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567" w:right="0" w:firstLine="0"/>
        <w:jc w:val="left"/>
        <w:rPr>
          <w:rFonts w:ascii="Times New Roman" w:cs="Times New Roman" w:eastAsia="Times New Roman" w:hAnsi="Times New Roman"/>
          <w:i w:val="1"/>
          <w:color w:val="040c28"/>
          <w:sz w:val="26"/>
          <w:szCs w:val="26"/>
        </w:rPr>
      </w:pPr>
      <w:r w:rsidDel="00000000" w:rsidR="00000000" w:rsidRPr="00000000">
        <w:rPr>
          <w:rFonts w:ascii="Times New Roman" w:cs="Times New Roman" w:eastAsia="Times New Roman" w:hAnsi="Times New Roman"/>
          <w:i w:val="1"/>
          <w:sz w:val="26"/>
          <w:szCs w:val="26"/>
          <w:rtl w:val="0"/>
        </w:rPr>
        <w:t xml:space="preserve">Giải thích: Hợp đồng thuê nhà là </w:t>
      </w:r>
      <w:r w:rsidDel="00000000" w:rsidR="00000000" w:rsidRPr="00000000">
        <w:rPr>
          <w:rFonts w:ascii="Times New Roman" w:cs="Times New Roman" w:eastAsia="Times New Roman" w:hAnsi="Times New Roman"/>
          <w:i w:val="1"/>
          <w:color w:val="040c28"/>
          <w:sz w:val="26"/>
          <w:szCs w:val="26"/>
          <w:rtl w:val="0"/>
        </w:rPr>
        <w:t xml:space="preserve">sự thỏa thuận giữa bên cho thuê giao nhà cho bên thuê để sử dụng trong một thời hạn nhất định.</w:t>
      </w:r>
    </w:p>
    <w:p w:rsidR="00000000" w:rsidDel="00000000" w:rsidP="00000000" w:rsidRDefault="00000000" w:rsidRPr="00000000" w14:paraId="000002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300" w:lineRule="auto"/>
        <w:ind w:left="720" w:right="0" w:hanging="360"/>
        <w:jc w:val="left"/>
        <w:rPr>
          <w:rFonts w:ascii="Times New Roman" w:cs="Times New Roman" w:eastAsia="Times New Roman" w:hAnsi="Times New Roman"/>
          <w:i w:val="1"/>
          <w:color w:val="040c28"/>
          <w:sz w:val="26"/>
          <w:szCs w:val="26"/>
          <w:u w:val="none"/>
        </w:rPr>
      </w:pPr>
      <w:r w:rsidDel="00000000" w:rsidR="00000000" w:rsidRPr="00000000">
        <w:rPr>
          <w:rFonts w:ascii="Times New Roman" w:cs="Times New Roman" w:eastAsia="Times New Roman" w:hAnsi="Times New Roman"/>
          <w:i w:val="1"/>
          <w:color w:val="040c28"/>
          <w:sz w:val="26"/>
          <w:szCs w:val="26"/>
          <w:rtl w:val="0"/>
        </w:rPr>
        <w:t xml:space="preserve">hợp đồng do chủ trọ làm cho khách thuê thông qua sự bàn bạc và đồng thuận của 2 bên và có tính bắt </w:t>
      </w:r>
      <w:r w:rsidDel="00000000" w:rsidR="00000000" w:rsidRPr="00000000">
        <w:rPr>
          <w:rFonts w:ascii="Times New Roman" w:cs="Times New Roman" w:eastAsia="Times New Roman" w:hAnsi="Times New Roman"/>
          <w:i w:val="1"/>
          <w:color w:val="040c28"/>
          <w:sz w:val="26"/>
          <w:szCs w:val="26"/>
          <w:rtl w:val="0"/>
        </w:rPr>
        <w:t xml:space="preserve">buộc</w:t>
      </w:r>
      <w:r w:rsidDel="00000000" w:rsidR="00000000" w:rsidRPr="00000000">
        <w:rPr>
          <w:rFonts w:ascii="Times New Roman" w:cs="Times New Roman" w:eastAsia="Times New Roman" w:hAnsi="Times New Roman"/>
          <w:i w:val="1"/>
          <w:color w:val="040c28"/>
          <w:sz w:val="26"/>
          <w:szCs w:val="26"/>
          <w:rtl w:val="0"/>
        </w:rPr>
        <w:t xml:space="preserve">.</w:t>
      </w:r>
    </w:p>
    <w:p w:rsidR="00000000" w:rsidDel="00000000" w:rsidP="00000000" w:rsidRDefault="00000000" w:rsidRPr="00000000" w14:paraId="000002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rFonts w:ascii="Times New Roman" w:cs="Times New Roman" w:eastAsia="Times New Roman" w:hAnsi="Times New Roman"/>
          <w:i w:val="1"/>
          <w:color w:val="040c28"/>
          <w:sz w:val="26"/>
          <w:szCs w:val="26"/>
          <w:u w:val="none"/>
        </w:rPr>
      </w:pPr>
      <w:r w:rsidDel="00000000" w:rsidR="00000000" w:rsidRPr="00000000">
        <w:rPr>
          <w:rFonts w:ascii="Times New Roman" w:cs="Times New Roman" w:eastAsia="Times New Roman" w:hAnsi="Times New Roman"/>
          <w:i w:val="1"/>
          <w:color w:val="040c28"/>
          <w:sz w:val="26"/>
          <w:szCs w:val="26"/>
          <w:rtl w:val="0"/>
        </w:rPr>
        <w:t xml:space="preserve">hợp đồng có giá trị từ lúc ký kết cho đến thời hạn ghi trong hợp đồng</w:t>
      </w:r>
    </w:p>
    <w:p w:rsidR="00000000" w:rsidDel="00000000" w:rsidP="00000000" w:rsidRDefault="00000000" w:rsidRPr="00000000" w14:paraId="000002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right="0" w:hanging="360"/>
        <w:jc w:val="left"/>
        <w:rPr>
          <w:rFonts w:ascii="Times New Roman" w:cs="Times New Roman" w:eastAsia="Times New Roman" w:hAnsi="Times New Roman"/>
          <w:i w:val="1"/>
          <w:color w:val="040c28"/>
          <w:sz w:val="26"/>
          <w:szCs w:val="26"/>
          <w:u w:val="none"/>
        </w:rPr>
      </w:pPr>
      <w:r w:rsidDel="00000000" w:rsidR="00000000" w:rsidRPr="00000000">
        <w:rPr>
          <w:rFonts w:ascii="Times New Roman" w:cs="Times New Roman" w:eastAsia="Times New Roman" w:hAnsi="Times New Roman"/>
          <w:i w:val="1"/>
          <w:color w:val="040c28"/>
          <w:sz w:val="26"/>
          <w:szCs w:val="26"/>
          <w:rtl w:val="0"/>
        </w:rPr>
        <w:t xml:space="preserve">hợp đồng sử dụng trong việc tính toán tiền thuê và các tranh chấp giữa 2 bên thuê và cho thuê</w:t>
      </w:r>
    </w:p>
    <w:p w:rsidR="00000000" w:rsidDel="00000000" w:rsidP="00000000" w:rsidRDefault="00000000" w:rsidRPr="00000000" w14:paraId="000002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300" w:lineRule="auto"/>
        <w:ind w:left="720" w:right="0" w:hanging="360"/>
        <w:jc w:val="left"/>
        <w:rPr>
          <w:rFonts w:ascii="Times New Roman" w:cs="Times New Roman" w:eastAsia="Times New Roman" w:hAnsi="Times New Roman"/>
          <w:i w:val="1"/>
          <w:color w:val="040c28"/>
          <w:sz w:val="26"/>
          <w:szCs w:val="26"/>
          <w:u w:val="none"/>
        </w:rPr>
      </w:pPr>
      <w:r w:rsidDel="00000000" w:rsidR="00000000" w:rsidRPr="00000000">
        <w:rPr>
          <w:rFonts w:ascii="Times New Roman" w:cs="Times New Roman" w:eastAsia="Times New Roman" w:hAnsi="Times New Roman"/>
          <w:i w:val="1"/>
          <w:color w:val="040c28"/>
          <w:sz w:val="26"/>
          <w:szCs w:val="26"/>
          <w:rtl w:val="0"/>
        </w:rPr>
        <w:t xml:space="preserve">hợp đồng không được chỉnh sửa kể từ lúc bắt đầu có hiệu lực</w:t>
      </w:r>
    </w:p>
    <w:p w:rsidR="00000000" w:rsidDel="00000000" w:rsidP="00000000" w:rsidRDefault="00000000" w:rsidRPr="00000000" w14:paraId="0000024A">
      <w:pPr>
        <w:pStyle w:val="Heading2"/>
        <w:tabs>
          <w:tab w:val="center" w:leader="none" w:pos="4680"/>
          <w:tab w:val="right" w:leader="none" w:pos="9360"/>
        </w:tabs>
        <w:spacing w:line="300" w:lineRule="auto"/>
        <w:ind w:left="720" w:firstLine="0"/>
        <w:jc w:val="both"/>
        <w:rPr>
          <w:rFonts w:ascii="Times New Roman" w:cs="Times New Roman" w:eastAsia="Times New Roman" w:hAnsi="Times New Roman"/>
          <w:b w:val="0"/>
          <w:i w:val="1"/>
          <w:color w:val="4d5156"/>
          <w:sz w:val="26"/>
          <w:szCs w:val="26"/>
          <w:highlight w:val="white"/>
        </w:rPr>
      </w:pPr>
      <w:bookmarkStart w:colFirst="0" w:colLast="0" w:name="_heading=h.83hk4c9l5kk5" w:id="17"/>
      <w:bookmarkEnd w:id="17"/>
      <w:r w:rsidDel="00000000" w:rsidR="00000000" w:rsidRPr="00000000">
        <w:rPr>
          <w:rFonts w:ascii="Times New Roman" w:cs="Times New Roman" w:eastAsia="Times New Roman" w:hAnsi="Times New Roman"/>
          <w:i w:val="1"/>
          <w:color w:val="5f6368"/>
          <w:sz w:val="26"/>
          <w:szCs w:val="26"/>
          <w:highlight w:val="white"/>
          <w:rtl w:val="0"/>
        </w:rPr>
        <w:t xml:space="preserve">Phiếu thu là</w:t>
      </w:r>
      <w:r w:rsidDel="00000000" w:rsidR="00000000" w:rsidRPr="00000000">
        <w:rPr>
          <w:rFonts w:ascii="Times New Roman" w:cs="Times New Roman" w:eastAsia="Times New Roman" w:hAnsi="Times New Roman"/>
          <w:b w:val="0"/>
          <w:i w:val="1"/>
          <w:color w:val="4d5156"/>
          <w:sz w:val="26"/>
          <w:szCs w:val="26"/>
          <w:highlight w:val="white"/>
          <w:rtl w:val="0"/>
        </w:rPr>
        <w:t xml:space="preserve"> một giấy tờ yêu cầu thanh toán tiền thuê trọ và các dịch vụ khác liệt kê trong giấy tờ đó.</w:t>
      </w:r>
    </w:p>
    <w:p w:rsidR="00000000" w:rsidDel="00000000" w:rsidP="00000000" w:rsidRDefault="00000000" w:rsidRPr="00000000" w14:paraId="0000024B">
      <w:pPr>
        <w:pStyle w:val="Heading2"/>
        <w:numPr>
          <w:ilvl w:val="0"/>
          <w:numId w:val="8"/>
        </w:numPr>
        <w:tabs>
          <w:tab w:val="center" w:leader="none" w:pos="4680"/>
          <w:tab w:val="right" w:leader="none" w:pos="9360"/>
        </w:tabs>
        <w:spacing w:line="300" w:lineRule="auto"/>
        <w:ind w:left="720" w:hanging="360"/>
        <w:jc w:val="both"/>
        <w:rPr>
          <w:rFonts w:ascii="Times New Roman" w:cs="Times New Roman" w:eastAsia="Times New Roman" w:hAnsi="Times New Roman"/>
          <w:b w:val="1"/>
          <w:i w:val="1"/>
          <w:sz w:val="26"/>
          <w:szCs w:val="26"/>
        </w:rPr>
      </w:pPr>
      <w:bookmarkStart w:colFirst="0" w:colLast="0" w:name="_heading=h.qy0idw56lza9" w:id="18"/>
      <w:bookmarkEnd w:id="18"/>
      <w:r w:rsidDel="00000000" w:rsidR="00000000" w:rsidRPr="00000000">
        <w:rPr>
          <w:rFonts w:ascii="Times New Roman" w:cs="Times New Roman" w:eastAsia="Times New Roman" w:hAnsi="Times New Roman"/>
          <w:b w:val="0"/>
          <w:i w:val="1"/>
          <w:sz w:val="26"/>
          <w:szCs w:val="26"/>
          <w:rtl w:val="0"/>
        </w:rPr>
        <w:t xml:space="preserve">Phiếu thu do chủ trọ làm cho khách thuê dựa theo các quy định được ghi trong hợp đồng.</w:t>
      </w:r>
    </w:p>
    <w:p w:rsidR="00000000" w:rsidDel="00000000" w:rsidP="00000000" w:rsidRDefault="00000000" w:rsidRPr="00000000" w14:paraId="0000024C">
      <w:pPr>
        <w:pStyle w:val="Heading2"/>
        <w:numPr>
          <w:ilvl w:val="0"/>
          <w:numId w:val="8"/>
        </w:numPr>
        <w:tabs>
          <w:tab w:val="center" w:leader="none" w:pos="4680"/>
          <w:tab w:val="right" w:leader="none" w:pos="9360"/>
        </w:tabs>
        <w:spacing w:line="300" w:lineRule="auto"/>
        <w:ind w:left="720" w:hanging="360"/>
        <w:jc w:val="both"/>
        <w:rPr>
          <w:rFonts w:ascii="Times New Roman" w:cs="Times New Roman" w:eastAsia="Times New Roman" w:hAnsi="Times New Roman"/>
          <w:b w:val="1"/>
          <w:i w:val="1"/>
          <w:sz w:val="26"/>
          <w:szCs w:val="26"/>
        </w:rPr>
      </w:pPr>
      <w:bookmarkStart w:colFirst="0" w:colLast="0" w:name="_heading=h.eezg36xirzsm" w:id="19"/>
      <w:bookmarkEnd w:id="19"/>
      <w:r w:rsidDel="00000000" w:rsidR="00000000" w:rsidRPr="00000000">
        <w:rPr>
          <w:rFonts w:ascii="Times New Roman" w:cs="Times New Roman" w:eastAsia="Times New Roman" w:hAnsi="Times New Roman"/>
          <w:b w:val="0"/>
          <w:i w:val="1"/>
          <w:sz w:val="26"/>
          <w:szCs w:val="26"/>
          <w:rtl w:val="0"/>
        </w:rPr>
        <w:t xml:space="preserve">Phiếu thu có giá trị từ lúc bắt đầu xuất hóa đơn cho đến lúc thanh toán</w:t>
      </w:r>
    </w:p>
    <w:p w:rsidR="00000000" w:rsidDel="00000000" w:rsidP="00000000" w:rsidRDefault="00000000" w:rsidRPr="00000000" w14:paraId="0000024D">
      <w:pPr>
        <w:tabs>
          <w:tab w:val="center" w:leader="none" w:pos="4680"/>
          <w:tab w:val="right" w:leader="none" w:pos="9360"/>
        </w:tabs>
        <w:spacing w:after="240" w:before="240" w:lineRule="auto"/>
        <w:ind w:left="720" w:hanging="360"/>
        <w:jc w:val="center"/>
        <w:rPr>
          <w:rFonts w:ascii="Times New Roman" w:cs="Times New Roman" w:eastAsia="Times New Roman" w:hAnsi="Times New Roman"/>
          <w:i w:val="1"/>
          <w:color w:val="040c28"/>
          <w:sz w:val="26"/>
          <w:szCs w:val="26"/>
        </w:rPr>
      </w:pPr>
      <w:r w:rsidDel="00000000" w:rsidR="00000000" w:rsidRPr="00000000">
        <w:rPr>
          <w:rFonts w:ascii="Times New Roman" w:cs="Times New Roman" w:eastAsia="Times New Roman" w:hAnsi="Times New Roman"/>
          <w:i w:val="1"/>
          <w:sz w:val="26"/>
          <w:szCs w:val="26"/>
          <w:rtl w:val="0"/>
        </w:rPr>
        <w:t xml:space="preserve">Thường xuất ra vào đầu tháng để yêu cầu khách thuê thanh toán các chi phí phát sinh trong khoảng thời gian ở trọ quy định trước đó.</w:t>
      </w:r>
      <w:r w:rsidDel="00000000" w:rsidR="00000000" w:rsidRPr="00000000">
        <w:rPr>
          <w:rtl w:val="0"/>
        </w:rPr>
      </w:r>
    </w:p>
    <w:p w:rsidR="00000000" w:rsidDel="00000000" w:rsidP="00000000" w:rsidRDefault="00000000" w:rsidRPr="00000000" w14:paraId="0000024E">
      <w:pPr>
        <w:pStyle w:val="Heading4"/>
        <w:spacing w:after="120" w:before="240" w:line="300" w:lineRule="auto"/>
        <w:ind w:firstLine="720"/>
        <w:jc w:val="both"/>
        <w:rPr>
          <w:vertAlign w:val="baseline"/>
        </w:rPr>
      </w:pPr>
      <w:bookmarkStart w:colFirst="0" w:colLast="0" w:name="_heading=h.owrijblli76t" w:id="20"/>
      <w:bookmarkEnd w:id="20"/>
      <w:r w:rsidDel="00000000" w:rsidR="00000000" w:rsidRPr="00000000">
        <w:rPr>
          <w:vertAlign w:val="baseline"/>
          <w:rtl w:val="0"/>
        </w:rPr>
        <w:t xml:space="preserve">b.  Mẫu nội quy</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791185" cy="5306023"/>
            <wp:effectExtent b="0" l="0" r="0" t="0"/>
            <wp:docPr descr="https://lh5.googleusercontent.com/rnPxp8otd-tNQhKPTIMRQyYv_FbO2T-7hQBY-0-PTMqkM4XwlAA3jCM2rG9T2r5Ot0Pj77emK2iHsq2qBTsm_IdCZuX0KoC2KVf2iajuonjkdamgKYiskRdjkQcM3FLlo30I2ZZTfW-MBjwz-qcfT_M" id="35" name="image8.jpg"/>
            <a:graphic>
              <a:graphicData uri="http://schemas.openxmlformats.org/drawingml/2006/picture">
                <pic:pic>
                  <pic:nvPicPr>
                    <pic:cNvPr descr="https://lh5.googleusercontent.com/rnPxp8otd-tNQhKPTIMRQyYv_FbO2T-7hQBY-0-PTMqkM4XwlAA3jCM2rG9T2r5Ot0Pj77emK2iHsq2qBTsm_IdCZuX0KoC2KVf2iajuonjkdamgKYiskRdjkQcM3FLlo30I2ZZTfW-MBjwz-qcfT_M" id="0" name="image8.jpg"/>
                    <pic:cNvPicPr preferRelativeResize="0"/>
                  </pic:nvPicPr>
                  <pic:blipFill>
                    <a:blip r:embed="rId13"/>
                    <a:srcRect b="7226" l="6526" r="4588" t="0"/>
                    <a:stretch>
                      <a:fillRect/>
                    </a:stretch>
                  </pic:blipFill>
                  <pic:spPr>
                    <a:xfrm>
                      <a:off x="0" y="0"/>
                      <a:ext cx="3791185" cy="530602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240" w:before="240" w:line="300" w:lineRule="auto"/>
        <w:ind w:left="567" w:right="0" w:hanging="227.00000000000003"/>
        <w:jc w:val="center"/>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Mẫu nội quy 1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750649" cy="5195815"/>
            <wp:effectExtent b="0" l="0" r="0" t="0"/>
            <wp:docPr descr="https://lh3.googleusercontent.com/ohzeaeTWMYLDrL5KeNDWe_a3I1eN3vOcMBAp08_re2A1KyYUfY2xwEW9S_3FM-aPNMxcerqn0fqJqZGbK8uuO2oivRPO3fpVwkm7jvxsCDfit-n8wzMYurcqQUNU5zMYC3yChRN8Tu-N-3vsqN5yaew" id="34" name="image1.jpg"/>
            <a:graphic>
              <a:graphicData uri="http://schemas.openxmlformats.org/drawingml/2006/picture">
                <pic:pic>
                  <pic:nvPicPr>
                    <pic:cNvPr descr="https://lh3.googleusercontent.com/ohzeaeTWMYLDrL5KeNDWe_a3I1eN3vOcMBAp08_re2A1KyYUfY2xwEW9S_3FM-aPNMxcerqn0fqJqZGbK8uuO2oivRPO3fpVwkm7jvxsCDfit-n8wzMYurcqQUNU5zMYC3yChRN8Tu-N-3vsqN5yaew" id="0" name="image1.jpg"/>
                    <pic:cNvPicPr preferRelativeResize="0"/>
                  </pic:nvPicPr>
                  <pic:blipFill>
                    <a:blip r:embed="rId14"/>
                    <a:srcRect b="4684" l="9008" r="5752" t="6566"/>
                    <a:stretch>
                      <a:fillRect/>
                    </a:stretch>
                  </pic:blipFill>
                  <pic:spPr>
                    <a:xfrm>
                      <a:off x="0" y="0"/>
                      <a:ext cx="3750649" cy="519581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240" w:before="240" w:line="300" w:lineRule="auto"/>
        <w:ind w:left="567" w:right="0" w:hanging="227.00000000000003"/>
        <w:jc w:val="center"/>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Mẫu nội quy 2</w:t>
      </w:r>
      <w:r w:rsidDel="00000000" w:rsidR="00000000" w:rsidRPr="00000000">
        <w:rPr>
          <w:rtl w:val="0"/>
        </w:rPr>
      </w:r>
    </w:p>
    <w:p w:rsidR="00000000" w:rsidDel="00000000" w:rsidP="00000000" w:rsidRDefault="00000000" w:rsidRPr="00000000" w14:paraId="00000253">
      <w:pPr>
        <w:numPr>
          <w:ilvl w:val="0"/>
          <w:numId w:val="7"/>
        </w:numPr>
        <w:spacing w:after="0" w:afterAutospacing="0" w:before="240" w:line="30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color w:val="202124"/>
          <w:sz w:val="26"/>
          <w:szCs w:val="26"/>
          <w:highlight w:val="white"/>
          <w:rtl w:val="0"/>
        </w:rPr>
        <w:t xml:space="preserve">Nội quy là những quy định mang tính bắt buộc đối với những người trong một tập thể </w:t>
      </w:r>
      <w:r w:rsidDel="00000000" w:rsidR="00000000" w:rsidRPr="00000000">
        <w:rPr>
          <w:rFonts w:ascii="Times New Roman" w:cs="Times New Roman" w:eastAsia="Times New Roman" w:hAnsi="Times New Roman"/>
          <w:i w:val="1"/>
          <w:color w:val="040c28"/>
          <w:sz w:val="26"/>
          <w:szCs w:val="26"/>
          <w:rtl w:val="0"/>
        </w:rPr>
        <w:t xml:space="preserve">nhằm đảm bảo trật tự và kỉ luật trong tập thể đó</w:t>
      </w:r>
      <w:r w:rsidDel="00000000" w:rsidR="00000000" w:rsidRPr="00000000">
        <w:rPr>
          <w:rFonts w:ascii="Times New Roman" w:cs="Times New Roman" w:eastAsia="Times New Roman" w:hAnsi="Times New Roman"/>
          <w:i w:val="1"/>
          <w:color w:val="202124"/>
          <w:sz w:val="26"/>
          <w:szCs w:val="26"/>
          <w:highlight w:val="white"/>
          <w:rtl w:val="0"/>
        </w:rPr>
        <w:t xml:space="preserve">.</w:t>
      </w:r>
    </w:p>
    <w:p w:rsidR="00000000" w:rsidDel="00000000" w:rsidP="00000000" w:rsidRDefault="00000000" w:rsidRPr="00000000" w14:paraId="00000254">
      <w:pPr>
        <w:numPr>
          <w:ilvl w:val="0"/>
          <w:numId w:val="7"/>
        </w:numPr>
        <w:spacing w:after="0" w:afterAutospacing="0" w:before="0" w:beforeAutospacing="0" w:line="300" w:lineRule="auto"/>
        <w:ind w:left="720" w:hanging="360"/>
        <w:rPr>
          <w:rFonts w:ascii="Times New Roman" w:cs="Times New Roman" w:eastAsia="Times New Roman" w:hAnsi="Times New Roman"/>
          <w:i w:val="1"/>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Nội quy do chủ trọ làm cho khách thuê và khách thuê cần thiết phải tuân thủ.</w:t>
      </w:r>
    </w:p>
    <w:p w:rsidR="00000000" w:rsidDel="00000000" w:rsidP="00000000" w:rsidRDefault="00000000" w:rsidRPr="00000000" w14:paraId="00000255">
      <w:pPr>
        <w:numPr>
          <w:ilvl w:val="0"/>
          <w:numId w:val="7"/>
        </w:numPr>
        <w:spacing w:after="240" w:before="0" w:beforeAutospacing="0" w:line="300" w:lineRule="auto"/>
        <w:ind w:left="720" w:hanging="360"/>
        <w:rPr>
          <w:rFonts w:ascii="Times New Roman" w:cs="Times New Roman" w:eastAsia="Times New Roman" w:hAnsi="Times New Roman"/>
          <w:i w:val="1"/>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Nội quy áp dụng trong quá trình ở trọ và có thể thay đổi tùy theo tình hình và yêu cầu của chủ trọ và khách thuê thông qua việc bàn bạc.</w:t>
      </w:r>
      <w:r w:rsidDel="00000000" w:rsidR="00000000" w:rsidRPr="00000000">
        <w:rPr>
          <w:rtl w:val="0"/>
        </w:rPr>
      </w:r>
    </w:p>
    <w:p w:rsidR="00000000" w:rsidDel="00000000" w:rsidP="00000000" w:rsidRDefault="00000000" w:rsidRPr="00000000" w14:paraId="00000256">
      <w:pPr>
        <w:pStyle w:val="Heading4"/>
        <w:spacing w:after="120" w:before="240" w:line="300" w:lineRule="auto"/>
        <w:ind w:firstLine="720"/>
        <w:jc w:val="both"/>
        <w:rPr>
          <w:vertAlign w:val="baseline"/>
        </w:rPr>
      </w:pPr>
      <w:bookmarkStart w:colFirst="0" w:colLast="0" w:name="_heading=h.yrbdf9uley6v" w:id="21"/>
      <w:bookmarkEnd w:id="21"/>
      <w:r w:rsidDel="00000000" w:rsidR="00000000" w:rsidRPr="00000000">
        <w:rPr>
          <w:vertAlign w:val="baseline"/>
          <w:rtl w:val="0"/>
        </w:rPr>
        <w:t xml:space="preserve">c. Mẫu </w:t>
      </w:r>
      <w:r w:rsidDel="00000000" w:rsidR="00000000" w:rsidRPr="00000000">
        <w:rPr>
          <w:rtl w:val="0"/>
        </w:rPr>
        <w:t xml:space="preserve">phiếu thu</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164395" cy="1087509"/>
            <wp:effectExtent b="0" l="0" r="0" t="0"/>
            <wp:docPr descr="https://lh6.googleusercontent.com/LzSHh2qyETfaQAQsGGI_ubjvzji3P2jsMcdYfTV38BJUPbZmbRyUuK-eZlAKsYzkWr8y23G53U4VMRlAuzUNnGGSu4idpMRhhOZmyT_Rh6odmrYsdNwvMWhbLAZMEyb5l00H4xwTJiBkfvjRWCmm7Vs" id="37" name="image17.jpg"/>
            <a:graphic>
              <a:graphicData uri="http://schemas.openxmlformats.org/drawingml/2006/picture">
                <pic:pic>
                  <pic:nvPicPr>
                    <pic:cNvPr descr="https://lh6.googleusercontent.com/LzSHh2qyETfaQAQsGGI_ubjvzji3P2jsMcdYfTV38BJUPbZmbRyUuK-eZlAKsYzkWr8y23G53U4VMRlAuzUNnGGSu4idpMRhhOZmyT_Rh6odmrYsdNwvMWhbLAZMEyb5l00H4xwTJiBkfvjRWCmm7Vs" id="0" name="image17.jpg"/>
                    <pic:cNvPicPr preferRelativeResize="0"/>
                  </pic:nvPicPr>
                  <pic:blipFill>
                    <a:blip r:embed="rId15"/>
                    <a:srcRect b="0" l="0" r="0" t="0"/>
                    <a:stretch>
                      <a:fillRect/>
                    </a:stretch>
                  </pic:blipFill>
                  <pic:spPr>
                    <a:xfrm>
                      <a:off x="0" y="0"/>
                      <a:ext cx="5164395" cy="1087509"/>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40" w:before="240" w:line="300" w:lineRule="auto"/>
        <w:ind w:left="567" w:right="0" w:hanging="227.00000000000003"/>
        <w:jc w:val="center"/>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Mẫu hóa đơn dạng exel</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709"/>
        <w:jc w:val="center"/>
        <w:rPr>
          <w:rFonts w:ascii="Times New Roman" w:cs="Times New Roman" w:eastAsia="Times New Roman" w:hAnsi="Times New Roman"/>
          <w:sz w:val="26"/>
          <w:szCs w:val="26"/>
        </w:rPr>
      </w:pPr>
      <w:r w:rsidDel="00000000" w:rsidR="00000000" w:rsidRPr="00000000">
        <w:rPr>
          <w:rtl w:val="0"/>
        </w:rPr>
      </w:r>
    </w:p>
    <w:tbl>
      <w:tblPr>
        <w:tblStyle w:val="Table10"/>
        <w:tblW w:w="9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470"/>
        <w:tblGridChange w:id="0">
          <w:tblGrid>
            <w:gridCol w:w="477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30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471762" cy="3926178"/>
                  <wp:effectExtent b="0" l="0" r="0" t="0"/>
                  <wp:docPr descr="https://lh5.googleusercontent.com/SJm0kY2f9xGzZplMZ_rYEoHQpap7VHXWy2D8gLxvgtybo4VNzzrt3l5xZMJ6LjRFrr7PD32fiwB3JY1LSCGPb0NAYgdOdixvsyMhBPEsAwX20WrjNlZufS7Es4jyNMXbksYqgejgj3mZrs9s1Fe_CG4" id="36" name="image3.jpg"/>
                  <a:graphic>
                    <a:graphicData uri="http://schemas.openxmlformats.org/drawingml/2006/picture">
                      <pic:pic>
                        <pic:nvPicPr>
                          <pic:cNvPr descr="https://lh5.googleusercontent.com/SJm0kY2f9xGzZplMZ_rYEoHQpap7VHXWy2D8gLxvgtybo4VNzzrt3l5xZMJ6LjRFrr7PD32fiwB3JY1LSCGPb0NAYgdOdixvsyMhBPEsAwX20WrjNlZufS7Es4jyNMXbksYqgejgj3mZrs9s1Fe_CG4" id="0" name="image3.jpg"/>
                          <pic:cNvPicPr preferRelativeResize="0"/>
                        </pic:nvPicPr>
                        <pic:blipFill>
                          <a:blip r:embed="rId16"/>
                          <a:srcRect b="0" l="0" r="0" t="0"/>
                          <a:stretch>
                            <a:fillRect/>
                          </a:stretch>
                        </pic:blipFill>
                        <pic:spPr>
                          <a:xfrm>
                            <a:off x="0" y="0"/>
                            <a:ext cx="2471762" cy="392617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2"/>
                <w:numId w:val="11"/>
              </w:numPr>
              <w:spacing w:after="240" w:before="240" w:line="300" w:lineRule="auto"/>
              <w:ind w:left="567" w:hanging="227.00000000000003"/>
              <w:jc w:val="center"/>
              <w:rPr/>
            </w:pPr>
            <w:r w:rsidDel="00000000" w:rsidR="00000000" w:rsidRPr="00000000">
              <w:rPr>
                <w:rFonts w:ascii="Times New Roman" w:cs="Times New Roman" w:eastAsia="Times New Roman" w:hAnsi="Times New Roman"/>
                <w:i w:val="1"/>
                <w:sz w:val="26"/>
                <w:szCs w:val="26"/>
                <w:rtl w:val="0"/>
              </w:rPr>
              <w:t xml:space="preserve">Mẫu hóa đơn bản online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3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44053" cy="3776727"/>
                  <wp:effectExtent b="0" l="0" r="0" t="0"/>
                  <wp:docPr descr="https://lh3.googleusercontent.com/1S79m-iSc7mWk9fq00RY0FWjNqQ6p1DipJLCCc2l1pvTy2lrsmGJ3_WZhR3F1ArAFI0cFX3BFfw0lngiaK626gSRD34ZXx_lTRDccLA4zA7iai6YRx0Zrxmoc8jsWlwsz-rXKDDA5xYFjxzwAupG5BY" id="40" name="image13.jpg"/>
                  <a:graphic>
                    <a:graphicData uri="http://schemas.openxmlformats.org/drawingml/2006/picture">
                      <pic:pic>
                        <pic:nvPicPr>
                          <pic:cNvPr descr="https://lh3.googleusercontent.com/1S79m-iSc7mWk9fq00RY0FWjNqQ6p1DipJLCCc2l1pvTy2lrsmGJ3_WZhR3F1ArAFI0cFX3BFfw0lngiaK626gSRD34ZXx_lTRDccLA4zA7iai6YRx0Zrxmoc8jsWlwsz-rXKDDA5xYFjxzwAupG5BY" id="0" name="image13.jpg"/>
                          <pic:cNvPicPr preferRelativeResize="0"/>
                        </pic:nvPicPr>
                        <pic:blipFill>
                          <a:blip r:embed="rId17"/>
                          <a:srcRect b="8526" l="2027" r="23650" t="10056"/>
                          <a:stretch>
                            <a:fillRect/>
                          </a:stretch>
                        </pic:blipFill>
                        <pic:spPr>
                          <a:xfrm>
                            <a:off x="0" y="0"/>
                            <a:ext cx="1944053" cy="377672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2"/>
                <w:numId w:val="11"/>
              </w:numPr>
              <w:spacing w:after="240" w:before="240" w:line="300" w:lineRule="auto"/>
              <w:ind w:left="567" w:hanging="227.00000000000003"/>
              <w:jc w:val="center"/>
              <w:rPr/>
            </w:pPr>
            <w:r w:rsidDel="00000000" w:rsidR="00000000" w:rsidRPr="00000000">
              <w:rPr>
                <w:rFonts w:ascii="Times New Roman" w:cs="Times New Roman" w:eastAsia="Times New Roman" w:hAnsi="Times New Roman"/>
                <w:i w:val="1"/>
                <w:sz w:val="26"/>
                <w:szCs w:val="26"/>
                <w:rtl w:val="0"/>
              </w:rPr>
              <w:t xml:space="preserve">Mẫu hóa đơn dạng giấy</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2"/>
        <w:numPr>
          <w:ilvl w:val="0"/>
          <w:numId w:val="9"/>
        </w:numPr>
        <w:spacing w:line="300" w:lineRule="auto"/>
        <w:ind w:left="720" w:hanging="360"/>
        <w:jc w:val="both"/>
        <w:rPr>
          <w:rFonts w:ascii="Times New Roman" w:cs="Times New Roman" w:eastAsia="Times New Roman" w:hAnsi="Times New Roman"/>
          <w:b w:val="0"/>
          <w:i w:val="1"/>
          <w:smallCaps w:val="0"/>
          <w:strike w:val="0"/>
          <w:color w:val="000000"/>
          <w:sz w:val="26"/>
          <w:szCs w:val="26"/>
          <w:shd w:fill="auto" w:val="clear"/>
          <w:vertAlign w:val="baseline"/>
        </w:rPr>
      </w:pPr>
      <w:bookmarkStart w:colFirst="0" w:colLast="0" w:name="_heading=h.ubscrdbqzwcv" w:id="22"/>
      <w:bookmarkEnd w:id="22"/>
      <w:r w:rsidDel="00000000" w:rsidR="00000000" w:rsidRPr="00000000">
        <w:br w:type="page"/>
      </w:r>
      <w:r w:rsidDel="00000000" w:rsidR="00000000" w:rsidRPr="00000000">
        <w:rPr>
          <w:rtl w:val="0"/>
        </w:rPr>
      </w:r>
    </w:p>
    <w:p w:rsidR="00000000" w:rsidDel="00000000" w:rsidP="00000000" w:rsidRDefault="00000000" w:rsidRPr="00000000" w14:paraId="00000261">
      <w:pPr>
        <w:rPr/>
      </w:pPr>
      <w:sdt>
        <w:sdtPr>
          <w:tag w:val="goog_rdk_182"/>
        </w:sdtPr>
        <w:sdtContent>
          <w:ins w:author="Nguyen Duc Du" w:id="0" w:date="2023-11-22T14:23:54Z">
            <w:r w:rsidDel="00000000" w:rsidR="00000000" w:rsidRPr="00000000">
              <w:rPr>
                <w:rtl w:val="0"/>
              </w:rPr>
              <w:t xml:space="preserve">///////</w:t>
            </w:r>
          </w:ins>
        </w:sdtContent>
      </w:sdt>
      <w:r w:rsidDel="00000000" w:rsidR="00000000" w:rsidRPr="00000000">
        <w:rPr>
          <w:rtl w:val="0"/>
        </w:rPr>
      </w:r>
    </w:p>
    <w:tbl>
      <w:tblPr>
        <w:tblStyle w:val="Table11"/>
        <w:tblW w:w="10215.0" w:type="dxa"/>
        <w:jc w:val="left"/>
        <w:tblInd w:w="-5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215"/>
        <w:tblGridChange w:id="0">
          <w:tblGrid>
            <w:gridCol w:w="10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pStyle w:val="Heading2"/>
              <w:spacing w:line="300" w:lineRule="auto"/>
              <w:jc w:val="both"/>
              <w:rPr/>
            </w:pPr>
            <w:bookmarkStart w:colFirst="0" w:colLast="0" w:name="_heading=h.nvtdjepoajba" w:id="23"/>
            <w:bookmarkEnd w:id="23"/>
            <w:r w:rsidDel="00000000" w:rsidR="00000000" w:rsidRPr="00000000">
              <w:rPr/>
              <w:drawing>
                <wp:inline distB="114300" distT="114300" distL="114300" distR="114300">
                  <wp:extent cx="6382703" cy="4529340"/>
                  <wp:effectExtent b="0" l="0" r="0" t="0"/>
                  <wp:docPr id="3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82703" cy="45293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spacing w:line="300" w:lineRule="auto"/>
        <w:ind w:left="0" w:firstLine="0"/>
        <w:jc w:val="both"/>
        <w:rPr>
          <w:rFonts w:ascii="Times New Roman" w:cs="Times New Roman" w:eastAsia="Times New Roman" w:hAnsi="Times New Roman"/>
          <w:sz w:val="26"/>
          <w:szCs w:val="26"/>
        </w:rPr>
      </w:pPr>
      <w:bookmarkStart w:colFirst="0" w:colLast="0" w:name="_heading=h.jfnkleptiln" w:id="24"/>
      <w:bookmarkEnd w:id="24"/>
      <w:r w:rsidDel="00000000" w:rsidR="00000000" w:rsidRPr="00000000">
        <w:rPr>
          <w:rtl w:val="0"/>
        </w:rPr>
        <w:t xml:space="preserve">1.3</w:t>
        <w:tab/>
        <w:t xml:space="preserve">Yêu cầu về chức năng</w:t>
      </w:r>
      <w:r w:rsidDel="00000000" w:rsidR="00000000" w:rsidRPr="00000000">
        <w:rPr>
          <w:rtl w:val="0"/>
        </w:rPr>
      </w:r>
    </w:p>
    <w:p w:rsidR="00000000" w:rsidDel="00000000" w:rsidP="00000000" w:rsidRDefault="00000000" w:rsidRPr="00000000" w14:paraId="00000265">
      <w:pPr>
        <w:spacing w:line="300" w:lineRule="auto"/>
        <w:jc w:val="both"/>
        <w:rPr/>
      </w:pPr>
      <w:r w:rsidDel="00000000" w:rsidR="00000000" w:rsidRPr="00000000">
        <w:rPr>
          <w:b w:val="1"/>
          <w:rtl w:val="0"/>
        </w:rPr>
        <w:t xml:space="preserve">Quản lý hợp đồng</w:t>
      </w:r>
      <w:r w:rsidDel="00000000" w:rsidR="00000000" w:rsidRPr="00000000">
        <w:rPr>
          <w:rtl w:val="0"/>
        </w:rPr>
        <w:t xml:space="preserve">: </w:t>
      </w:r>
    </w:p>
    <w:p w:rsidR="00000000" w:rsidDel="00000000" w:rsidP="00000000" w:rsidRDefault="00000000" w:rsidRPr="00000000" w14:paraId="00000266">
      <w:pPr>
        <w:spacing w:line="300" w:lineRule="auto"/>
        <w:jc w:val="both"/>
        <w:rPr/>
      </w:pPr>
      <w:r w:rsidDel="00000000" w:rsidR="00000000" w:rsidRPr="00000000">
        <w:rPr>
          <w:rtl w:val="0"/>
        </w:rPr>
        <w:t xml:space="preserve">- Tìm thông tin về hợp đồng theo mã phòng, hoặc số CMND</w:t>
      </w:r>
    </w:p>
    <w:p w:rsidR="00000000" w:rsidDel="00000000" w:rsidP="00000000" w:rsidRDefault="00000000" w:rsidRPr="00000000" w14:paraId="00000267">
      <w:pPr>
        <w:spacing w:line="300" w:lineRule="auto"/>
        <w:jc w:val="both"/>
        <w:rPr/>
      </w:pPr>
      <w:r w:rsidDel="00000000" w:rsidR="00000000" w:rsidRPr="00000000">
        <w:rPr>
          <w:rtl w:val="0"/>
        </w:rPr>
      </w:r>
    </w:p>
    <w:p w:rsidR="00000000" w:rsidDel="00000000" w:rsidP="00000000" w:rsidRDefault="00000000" w:rsidRPr="00000000" w14:paraId="00000268">
      <w:pPr>
        <w:spacing w:line="300" w:lineRule="auto"/>
        <w:jc w:val="both"/>
        <w:rPr/>
      </w:pPr>
      <w:sdt>
        <w:sdtPr>
          <w:tag w:val="goog_rdk_183"/>
        </w:sdtPr>
        <w:sdtContent>
          <w:r w:rsidDel="00000000" w:rsidR="00000000" w:rsidRPr="00000000">
            <w:rPr>
              <w:rFonts w:ascii="Andika" w:cs="Andika" w:eastAsia="Andika" w:hAnsi="Andika"/>
              <w:b w:val="1"/>
              <w:rtl w:val="0"/>
            </w:rPr>
            <w:t xml:space="preserve">Quản lý cơ sở vật chất</w:t>
          </w:r>
        </w:sdtContent>
      </w:sdt>
      <w:r w:rsidDel="00000000" w:rsidR="00000000" w:rsidRPr="00000000">
        <w:rPr>
          <w:rtl w:val="0"/>
        </w:rPr>
        <w:t xml:space="preserve">: </w:t>
      </w:r>
    </w:p>
    <w:p w:rsidR="00000000" w:rsidDel="00000000" w:rsidP="00000000" w:rsidRDefault="00000000" w:rsidRPr="00000000" w14:paraId="00000269">
      <w:pPr>
        <w:spacing w:line="300" w:lineRule="auto"/>
        <w:jc w:val="both"/>
        <w:rPr/>
      </w:pPr>
      <w:r w:rsidDel="00000000" w:rsidR="00000000" w:rsidRPr="00000000">
        <w:rPr>
          <w:rtl w:val="0"/>
        </w:rPr>
        <w:t xml:space="preserve">- Chủ trọ có thể sửa, xóa, thêm thông tin về tình trạng cơ sở vật chất của từng phòng trong CSDL. Ràng buộc là chủ trọ không thể xóa những phòng trọ mà đang có người thuê, hoặc thêm thông tin trọ mà trùng mã nhau </w:t>
      </w:r>
    </w:p>
    <w:p w:rsidR="00000000" w:rsidDel="00000000" w:rsidP="00000000" w:rsidRDefault="00000000" w:rsidRPr="00000000" w14:paraId="0000026A">
      <w:pPr>
        <w:spacing w:line="300" w:lineRule="auto"/>
        <w:jc w:val="both"/>
        <w:rPr/>
      </w:pPr>
      <w:r w:rsidDel="00000000" w:rsidR="00000000" w:rsidRPr="00000000">
        <w:rPr>
          <w:rtl w:val="0"/>
        </w:rPr>
        <w:t xml:space="preserve">- Cơ sở vật chất sẽ được kiểm tra và bảo trì theo định kỳ</w:t>
      </w:r>
    </w:p>
    <w:p w:rsidR="00000000" w:rsidDel="00000000" w:rsidP="00000000" w:rsidRDefault="00000000" w:rsidRPr="00000000" w14:paraId="0000026B">
      <w:pPr>
        <w:spacing w:line="300" w:lineRule="auto"/>
        <w:jc w:val="both"/>
        <w:rPr/>
      </w:pPr>
      <w:r w:rsidDel="00000000" w:rsidR="00000000" w:rsidRPr="00000000">
        <w:rPr>
          <w:rtl w:val="0"/>
        </w:rPr>
        <w:t xml:space="preserve">- Cập nhật trạng thái phòng đang/ đã bảo trì trong quá trình sửa chữa</w:t>
      </w:r>
    </w:p>
    <w:p w:rsidR="00000000" w:rsidDel="00000000" w:rsidP="00000000" w:rsidRDefault="00000000" w:rsidRPr="00000000" w14:paraId="0000026C">
      <w:pPr>
        <w:spacing w:line="300" w:lineRule="auto"/>
        <w:jc w:val="both"/>
        <w:rPr/>
      </w:pPr>
      <w:r w:rsidDel="00000000" w:rsidR="00000000" w:rsidRPr="00000000">
        <w:rPr>
          <w:rtl w:val="0"/>
        </w:rPr>
      </w:r>
    </w:p>
    <w:p w:rsidR="00000000" w:rsidDel="00000000" w:rsidP="00000000" w:rsidRDefault="00000000" w:rsidRPr="00000000" w14:paraId="0000026D">
      <w:pPr>
        <w:spacing w:line="300" w:lineRule="auto"/>
        <w:jc w:val="both"/>
        <w:rPr/>
      </w:pPr>
      <w:r w:rsidDel="00000000" w:rsidR="00000000" w:rsidRPr="00000000">
        <w:rPr>
          <w:b w:val="1"/>
          <w:rtl w:val="0"/>
        </w:rPr>
        <w:t xml:space="preserve">Quản lý khách hàng</w:t>
      </w:r>
      <w:r w:rsidDel="00000000" w:rsidR="00000000" w:rsidRPr="00000000">
        <w:rPr>
          <w:rtl w:val="0"/>
        </w:rPr>
        <w:t xml:space="preserve">: </w:t>
      </w:r>
    </w:p>
    <w:p w:rsidR="00000000" w:rsidDel="00000000" w:rsidP="00000000" w:rsidRDefault="00000000" w:rsidRPr="00000000" w14:paraId="0000026E">
      <w:pPr>
        <w:spacing w:line="300" w:lineRule="auto"/>
        <w:jc w:val="both"/>
        <w:rPr/>
      </w:pPr>
      <w:r w:rsidDel="00000000" w:rsidR="00000000" w:rsidRPr="00000000">
        <w:rPr>
          <w:rtl w:val="0"/>
        </w:rPr>
        <w:t xml:space="preserve">- Chủ trọ có thể sửa, xóa, thêm thông tin khách hàng trong CSDL. Ràng buộc số CMND hoặc số điện thoại của người thuê là duy nhất để tránh việc tạo thông tin trùng lặp.</w:t>
      </w:r>
    </w:p>
    <w:p w:rsidR="00000000" w:rsidDel="00000000" w:rsidP="00000000" w:rsidRDefault="00000000" w:rsidRPr="00000000" w14:paraId="0000026F">
      <w:pPr>
        <w:spacing w:line="300" w:lineRule="auto"/>
        <w:jc w:val="both"/>
        <w:rPr/>
      </w:pPr>
      <w:r w:rsidDel="00000000" w:rsidR="00000000" w:rsidRPr="00000000">
        <w:rPr>
          <w:rtl w:val="0"/>
        </w:rPr>
      </w:r>
    </w:p>
    <w:p w:rsidR="00000000" w:rsidDel="00000000" w:rsidP="00000000" w:rsidRDefault="00000000" w:rsidRPr="00000000" w14:paraId="00000270">
      <w:pPr>
        <w:spacing w:line="300" w:lineRule="auto"/>
        <w:jc w:val="both"/>
        <w:rPr/>
      </w:pPr>
      <w:r w:rsidDel="00000000" w:rsidR="00000000" w:rsidRPr="00000000">
        <w:rPr>
          <w:rtl w:val="0"/>
        </w:rPr>
        <w:t xml:space="preserve">- Tìm kiếm thông tin khách hàng thuê trọ theo tên hoặc số CMND</w:t>
      </w:r>
    </w:p>
    <w:p w:rsidR="00000000" w:rsidDel="00000000" w:rsidP="00000000" w:rsidRDefault="00000000" w:rsidRPr="00000000" w14:paraId="00000271">
      <w:pPr>
        <w:spacing w:line="300" w:lineRule="auto"/>
        <w:jc w:val="both"/>
        <w:rPr>
          <w:b w:val="1"/>
        </w:rPr>
      </w:pPr>
      <w:r w:rsidDel="00000000" w:rsidR="00000000" w:rsidRPr="00000000">
        <w:rPr>
          <w:rtl w:val="0"/>
        </w:rPr>
      </w:r>
    </w:p>
    <w:p w:rsidR="00000000" w:rsidDel="00000000" w:rsidP="00000000" w:rsidRDefault="00000000" w:rsidRPr="00000000" w14:paraId="00000272">
      <w:pPr>
        <w:spacing w:line="300" w:lineRule="auto"/>
        <w:jc w:val="both"/>
        <w:rPr/>
      </w:pPr>
      <w:r w:rsidDel="00000000" w:rsidR="00000000" w:rsidRPr="00000000">
        <w:rPr>
          <w:b w:val="1"/>
          <w:rtl w:val="0"/>
        </w:rPr>
        <w:t xml:space="preserve">Quản lý thu, chi</w:t>
      </w:r>
      <w:r w:rsidDel="00000000" w:rsidR="00000000" w:rsidRPr="00000000">
        <w:rPr>
          <w:rtl w:val="0"/>
        </w:rPr>
        <w:t xml:space="preserve">:</w:t>
      </w:r>
    </w:p>
    <w:p w:rsidR="00000000" w:rsidDel="00000000" w:rsidP="00000000" w:rsidRDefault="00000000" w:rsidRPr="00000000" w14:paraId="00000273">
      <w:pPr>
        <w:spacing w:line="300" w:lineRule="auto"/>
        <w:jc w:val="both"/>
        <w:rPr/>
      </w:pPr>
      <w:r w:rsidDel="00000000" w:rsidR="00000000" w:rsidRPr="00000000">
        <w:rPr>
          <w:rtl w:val="0"/>
        </w:rPr>
        <w:t xml:space="preserve">- Tính và xuất hóa đơn tiền nhà hàng tháng của từng phòng. Ràng buộc hóa đơn phải được tạo và gửi cho người thuê trước một số ngày cố định trước ngày thanh toán (vd: 10 ngày), mỗi hóa đơn đều có mã riêng biệt</w:t>
      </w:r>
    </w:p>
    <w:p w:rsidR="00000000" w:rsidDel="00000000" w:rsidP="00000000" w:rsidRDefault="00000000" w:rsidRPr="00000000" w14:paraId="00000274">
      <w:pPr>
        <w:spacing w:line="300" w:lineRule="auto"/>
        <w:jc w:val="both"/>
        <w:rPr/>
      </w:pPr>
      <w:r w:rsidDel="00000000" w:rsidR="00000000" w:rsidRPr="00000000">
        <w:rPr>
          <w:rtl w:val="0"/>
        </w:rPr>
        <w:t xml:space="preserve">- Tính và xuất hóa đơn bảo trì cơ sở vật chất, mỗi hóa đơn đều có mã riêng biệt</w:t>
      </w:r>
    </w:p>
    <w:p w:rsidR="00000000" w:rsidDel="00000000" w:rsidP="00000000" w:rsidRDefault="00000000" w:rsidRPr="00000000" w14:paraId="00000275">
      <w:pPr>
        <w:spacing w:line="300" w:lineRule="auto"/>
        <w:jc w:val="both"/>
        <w:rPr/>
      </w:pPr>
      <w:r w:rsidDel="00000000" w:rsidR="00000000" w:rsidRPr="00000000">
        <w:rPr>
          <w:rtl w:val="0"/>
        </w:rPr>
        <w:t xml:space="preserve">- Kiểm tra lại để xác minh tính đúng đắn của hóa đơn</w:t>
      </w:r>
    </w:p>
    <w:p w:rsidR="00000000" w:rsidDel="00000000" w:rsidP="00000000" w:rsidRDefault="00000000" w:rsidRPr="00000000" w14:paraId="00000276">
      <w:pPr>
        <w:spacing w:line="300" w:lineRule="auto"/>
        <w:jc w:val="both"/>
        <w:rPr/>
      </w:pPr>
      <w:r w:rsidDel="00000000" w:rsidR="00000000" w:rsidRPr="00000000">
        <w:rPr>
          <w:rtl w:val="0"/>
        </w:rPr>
        <w:t xml:space="preserve">- Lưu trữ những hóa đơn này trong CSDL</w:t>
      </w:r>
    </w:p>
    <w:p w:rsidR="00000000" w:rsidDel="00000000" w:rsidP="00000000" w:rsidRDefault="00000000" w:rsidRPr="00000000" w14:paraId="00000277">
      <w:pPr>
        <w:spacing w:line="300" w:lineRule="auto"/>
        <w:jc w:val="both"/>
        <w:rPr/>
      </w:pPr>
      <w:r w:rsidDel="00000000" w:rsidR="00000000" w:rsidRPr="00000000">
        <w:rPr>
          <w:rtl w:val="0"/>
        </w:rPr>
      </w:r>
    </w:p>
    <w:p w:rsidR="00000000" w:rsidDel="00000000" w:rsidP="00000000" w:rsidRDefault="00000000" w:rsidRPr="00000000" w14:paraId="00000278">
      <w:pPr>
        <w:pStyle w:val="Heading2"/>
        <w:spacing w:line="300" w:lineRule="auto"/>
        <w:jc w:val="both"/>
        <w:rPr/>
      </w:pPr>
      <w:bookmarkStart w:colFirst="0" w:colLast="0" w:name="_heading=h.f9tq8hbk6zwb" w:id="25"/>
      <w:bookmarkEnd w:id="25"/>
      <w:r w:rsidDel="00000000" w:rsidR="00000000" w:rsidRPr="00000000">
        <w:rPr>
          <w:rtl w:val="0"/>
        </w:rPr>
        <w:t xml:space="preserve">1.4</w:t>
        <w:tab/>
        <w:t xml:space="preserve">Yêu cầu phi chức năng</w:t>
      </w:r>
    </w:p>
    <w:p w:rsidR="00000000" w:rsidDel="00000000" w:rsidP="00000000" w:rsidRDefault="00000000" w:rsidRPr="00000000" w14:paraId="00000279">
      <w:pPr>
        <w:rPr/>
      </w:pPr>
      <w:r w:rsidDel="00000000" w:rsidR="00000000" w:rsidRPr="00000000">
        <w:rPr>
          <w:rtl w:val="0"/>
        </w:rPr>
        <w:t xml:space="preserve">- Phần mềm đảm bảo việc truy xuất dữ liệu và xuất hóa đơn từ các bảng với tốc độ nhanh</w:t>
      </w:r>
    </w:p>
    <w:p w:rsidR="00000000" w:rsidDel="00000000" w:rsidP="00000000" w:rsidRDefault="00000000" w:rsidRPr="00000000" w14:paraId="0000027A">
      <w:pPr>
        <w:rPr/>
      </w:pPr>
      <w:r w:rsidDel="00000000" w:rsidR="00000000" w:rsidRPr="00000000">
        <w:rPr>
          <w:rtl w:val="0"/>
        </w:rPr>
        <w:t xml:space="preserve">- Tối ưu về mặt bộ nhớ khi lưu trữ thông tin khách hàng, báo cáo định kì,… </w:t>
      </w:r>
    </w:p>
    <w:p w:rsidR="00000000" w:rsidDel="00000000" w:rsidP="00000000" w:rsidRDefault="00000000" w:rsidRPr="00000000" w14:paraId="0000027B">
      <w:pPr>
        <w:rPr/>
      </w:pPr>
      <w:r w:rsidDel="00000000" w:rsidR="00000000" w:rsidRPr="00000000">
        <w:rPr>
          <w:rtl w:val="0"/>
        </w:rPr>
        <w:t xml:space="preserve">- Hệ thống hỗ trợ trên nhiều nền tảng bao gồm máy tính cá nhân, điện thoại di động,... để tạo sự linh hoạt trong việc sử dụng.</w:t>
      </w:r>
    </w:p>
    <w:p w:rsidR="00000000" w:rsidDel="00000000" w:rsidP="00000000" w:rsidRDefault="00000000" w:rsidRPr="00000000" w14:paraId="0000027C">
      <w:pPr>
        <w:rPr/>
      </w:pPr>
      <w:sdt>
        <w:sdtPr>
          <w:tag w:val="goog_rdk_184"/>
        </w:sdtPr>
        <w:sdtContent>
          <w:r w:rsidDel="00000000" w:rsidR="00000000" w:rsidRPr="00000000">
            <w:rPr>
              <w:rFonts w:ascii="Andika" w:cs="Andika" w:eastAsia="Andika" w:hAnsi="Andika"/>
              <w:rtl w:val="0"/>
            </w:rPr>
            <w:t xml:space="preserve">- Giao diện người dùng thân thiện, dễ sử dụng</w:t>
          </w:r>
        </w:sdtContent>
      </w:sdt>
    </w:p>
    <w:p w:rsidR="00000000" w:rsidDel="00000000" w:rsidP="00000000" w:rsidRDefault="00000000" w:rsidRPr="00000000" w14:paraId="0000027D">
      <w:pPr>
        <w:rPr/>
      </w:pPr>
      <w:r w:rsidDel="00000000" w:rsidR="00000000" w:rsidRPr="00000000">
        <w:rPr>
          <w:rtl w:val="0"/>
        </w:rPr>
        <w:t xml:space="preserve">- Hỗ trợ đa ngôn ngữ, hỗ trợ quy đổi tiền tệ,...</w:t>
      </w:r>
    </w:p>
    <w:p w:rsidR="00000000" w:rsidDel="00000000" w:rsidP="00000000" w:rsidRDefault="00000000" w:rsidRPr="00000000" w14:paraId="0000027E">
      <w:pPr>
        <w:rPr/>
      </w:pPr>
      <w:r w:rsidDel="00000000" w:rsidR="00000000" w:rsidRPr="00000000">
        <w:rPr>
          <w:rtl w:val="0"/>
        </w:rPr>
        <w:t xml:space="preserve">- Hỗ trợ kết nối với các hệ thống thanh toán trực tuyến</w:t>
      </w:r>
    </w:p>
    <w:p w:rsidR="00000000" w:rsidDel="00000000" w:rsidP="00000000" w:rsidRDefault="00000000" w:rsidRPr="00000000" w14:paraId="0000027F">
      <w:pPr>
        <w:rPr/>
      </w:pPr>
      <w:r w:rsidDel="00000000" w:rsidR="00000000" w:rsidRPr="00000000">
        <w:rPr>
          <w:rtl w:val="0"/>
        </w:rPr>
        <w:t xml:space="preserve">- Cơ chế bảo mật mạnh mẽ đảm bảo rằng dữ liệu nhà trọ và thông tin cá nhân của người thuê được bảo vệ an toàn.</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pPr>
      <w:bookmarkStart w:colFirst="0" w:colLast="0" w:name="_heading=h.x13990i8cocf" w:id="26"/>
      <w:bookmarkEnd w:id="26"/>
      <w:r w:rsidDel="00000000" w:rsidR="00000000" w:rsidRPr="00000000">
        <w:rPr>
          <w:rtl w:val="0"/>
        </w:rPr>
        <w:t xml:space="preserve">Chương 2: Biểu đồ luồng dữ liệu</w:t>
      </w:r>
    </w:p>
    <w:p w:rsidR="00000000" w:rsidDel="00000000" w:rsidP="00000000" w:rsidRDefault="00000000" w:rsidRPr="00000000" w14:paraId="00000283">
      <w:pPr>
        <w:pStyle w:val="Heading2"/>
        <w:rPr/>
      </w:pPr>
      <w:bookmarkStart w:colFirst="0" w:colLast="0" w:name="_heading=h.12gwy7571fah" w:id="27"/>
      <w:bookmarkEnd w:id="27"/>
      <w:r w:rsidDel="00000000" w:rsidR="00000000" w:rsidRPr="00000000">
        <w:rPr>
          <w:rtl w:val="0"/>
        </w:rPr>
        <w:t xml:space="preserve">1.1</w:t>
        <w:tab/>
        <w:t xml:space="preserve">Biểu đồ luồng dữ liệu mức ngữ cảnh</w:t>
      </w:r>
    </w:p>
    <w:p w:rsidR="00000000" w:rsidDel="00000000" w:rsidP="00000000" w:rsidRDefault="00000000" w:rsidRPr="00000000" w14:paraId="00000284">
      <w:pPr>
        <w:pStyle w:val="Heading2"/>
        <w:spacing w:line="300" w:lineRule="auto"/>
        <w:jc w:val="both"/>
        <w:rPr/>
      </w:pPr>
      <w:bookmarkStart w:colFirst="0" w:colLast="0" w:name="_heading=h.fleeo6gka4z8" w:id="28"/>
      <w:bookmarkEnd w:id="28"/>
      <w:r w:rsidDel="00000000" w:rsidR="00000000" w:rsidRPr="00000000">
        <w:rPr/>
        <w:drawing>
          <wp:inline distB="114300" distT="114300" distL="114300" distR="114300">
            <wp:extent cx="5579435" cy="2755900"/>
            <wp:effectExtent b="0" l="0" r="0" t="0"/>
            <wp:docPr id="3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7943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2"/>
        <w:rPr/>
      </w:pPr>
      <w:bookmarkStart w:colFirst="0" w:colLast="0" w:name="_heading=h.b3fm8kxwnbfo" w:id="29"/>
      <w:bookmarkEnd w:id="29"/>
      <w:r w:rsidDel="00000000" w:rsidR="00000000" w:rsidRPr="00000000">
        <w:rPr>
          <w:rtl w:val="0"/>
        </w:rPr>
        <w:t xml:space="preserve">1.2</w:t>
        <w:tab/>
        <w:t xml:space="preserve">Biểu đồ luồng dữ liệu mức 0</w:t>
      </w:r>
    </w:p>
    <w:tbl>
      <w:tblPr>
        <w:tblStyle w:val="Table12"/>
        <w:tblW w:w="10155.0" w:type="dxa"/>
        <w:jc w:val="left"/>
        <w:tblInd w:w="-70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pStyle w:val="Heading2"/>
              <w:spacing w:line="300" w:lineRule="auto"/>
              <w:jc w:val="both"/>
              <w:rPr/>
            </w:pPr>
            <w:bookmarkStart w:colFirst="0" w:colLast="0" w:name="_heading=h.mccvbuiaqqgu" w:id="30"/>
            <w:bookmarkEnd w:id="30"/>
            <w:r w:rsidDel="00000000" w:rsidR="00000000" w:rsidRPr="00000000">
              <w:rPr/>
              <w:drawing>
                <wp:inline distB="114300" distT="114300" distL="114300" distR="114300">
                  <wp:extent cx="6366534" cy="2524487"/>
                  <wp:effectExtent b="0" l="0" r="0" t="0"/>
                  <wp:docPr id="4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66534" cy="25244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8">
      <w:pPr>
        <w:pStyle w:val="Heading2"/>
        <w:rPr/>
      </w:pPr>
      <w:bookmarkStart w:colFirst="0" w:colLast="0" w:name="_heading=h.q3k78dhaszv" w:id="31"/>
      <w:bookmarkEnd w:id="31"/>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2"/>
        <w:rPr/>
      </w:pPr>
      <w:bookmarkStart w:colFirst="0" w:colLast="0" w:name="_heading=h.3qpsjnxwgrjq" w:id="32"/>
      <w:bookmarkEnd w:id="32"/>
      <w:r w:rsidDel="00000000" w:rsidR="00000000" w:rsidRPr="00000000">
        <w:rPr>
          <w:rtl w:val="0"/>
        </w:rPr>
        <w:t xml:space="preserve">1.3</w:t>
        <w:tab/>
        <w:t xml:space="preserve">Biểu đồ luồng dữ liệu mức ngữ 1</w:t>
      </w:r>
    </w:p>
    <w:tbl>
      <w:tblPr>
        <w:tblStyle w:val="Table13"/>
        <w:tblW w:w="10035.0" w:type="dxa"/>
        <w:jc w:val="left"/>
        <w:tblInd w:w="-360.0" w:type="dxa"/>
        <w:tblLayout w:type="fixed"/>
        <w:tblLook w:val="0600"/>
      </w:tblPr>
      <w:tblGrid>
        <w:gridCol w:w="10035"/>
        <w:tblGridChange w:id="0">
          <w:tblGrid>
            <w:gridCol w:w="10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pStyle w:val="Heading3"/>
              <w:rPr>
                <w:b w:val="1"/>
                <w:sz w:val="26"/>
                <w:szCs w:val="26"/>
              </w:rPr>
            </w:pPr>
            <w:bookmarkStart w:colFirst="0" w:colLast="0" w:name="_heading=h.kixfagxgljsw" w:id="33"/>
            <w:bookmarkEnd w:id="33"/>
            <w:r w:rsidDel="00000000" w:rsidR="00000000" w:rsidRPr="00000000">
              <w:rPr>
                <w:rtl w:val="0"/>
              </w:rPr>
              <w:t xml:space="preserve">Quản lý khách hàng</w:t>
            </w: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6"/>
                <w:szCs w:val="26"/>
              </w:rPr>
              <w:drawing>
                <wp:inline distB="114300" distT="114300" distL="114300" distR="114300">
                  <wp:extent cx="6180947" cy="3003281"/>
                  <wp:effectExtent b="0" l="0" r="0" t="0"/>
                  <wp:docPr id="4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80947" cy="30032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pStyle w:val="Heading3"/>
              <w:rPr/>
            </w:pPr>
            <w:bookmarkStart w:colFirst="0" w:colLast="0" w:name="_heading=h.5wn4b4bwlkx2" w:id="34"/>
            <w:bookmarkEnd w:id="34"/>
            <w:r w:rsidDel="00000000" w:rsidR="00000000" w:rsidRPr="00000000">
              <w:rPr>
                <w:rtl w:val="0"/>
              </w:rPr>
              <w:t xml:space="preserve">Quản lý hợp đồng</w:t>
            </w:r>
            <w:r w:rsidDel="00000000" w:rsidR="00000000" w:rsidRPr="00000000">
              <w:rPr/>
              <w:drawing>
                <wp:inline distB="114300" distT="114300" distL="114300" distR="114300">
                  <wp:extent cx="6238875" cy="4049571"/>
                  <wp:effectExtent b="0" l="0" r="0" t="0"/>
                  <wp:docPr id="43" name="image16.png"/>
                  <a:graphic>
                    <a:graphicData uri="http://schemas.openxmlformats.org/drawingml/2006/picture">
                      <pic:pic>
                        <pic:nvPicPr>
                          <pic:cNvPr id="0" name="image16.png"/>
                          <pic:cNvPicPr preferRelativeResize="0"/>
                        </pic:nvPicPr>
                        <pic:blipFill>
                          <a:blip r:embed="rId22"/>
                          <a:srcRect b="0" l="0" r="0" t="5938"/>
                          <a:stretch>
                            <a:fillRect/>
                          </a:stretch>
                        </pic:blipFill>
                        <pic:spPr>
                          <a:xfrm>
                            <a:off x="0" y="0"/>
                            <a:ext cx="6238875" cy="40495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pStyle w:val="Heading3"/>
              <w:rPr/>
            </w:pPr>
            <w:bookmarkStart w:colFirst="0" w:colLast="0" w:name="_heading=h.qgye1t67m2m2" w:id="35"/>
            <w:bookmarkEnd w:id="35"/>
            <w:sdt>
              <w:sdtPr>
                <w:tag w:val="goog_rdk_185"/>
              </w:sdtPr>
              <w:sdtContent>
                <w:r w:rsidDel="00000000" w:rsidR="00000000" w:rsidRPr="00000000">
                  <w:rPr>
                    <w:rFonts w:ascii="Andika" w:cs="Andika" w:eastAsia="Andika" w:hAnsi="Andika"/>
                    <w:rtl w:val="0"/>
                  </w:rPr>
                  <w:t xml:space="preserve">Quản lý cơ sở vật chất</w:t>
                </w:r>
              </w:sdtContent>
            </w:sdt>
          </w:p>
          <w:p w:rsidR="00000000" w:rsidDel="00000000" w:rsidP="00000000" w:rsidRDefault="00000000" w:rsidRPr="00000000" w14:paraId="0000028F">
            <w:pPr>
              <w:rPr/>
            </w:pPr>
            <w:r w:rsidDel="00000000" w:rsidR="00000000" w:rsidRPr="00000000">
              <w:rPr/>
              <w:drawing>
                <wp:inline distB="114300" distT="114300" distL="114300" distR="114300">
                  <wp:extent cx="6238875" cy="3441700"/>
                  <wp:effectExtent b="0" l="0" r="0" t="0"/>
                  <wp:docPr id="4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238875" cy="344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pStyle w:val="Heading3"/>
              <w:rPr/>
            </w:pPr>
            <w:bookmarkStart w:colFirst="0" w:colLast="0" w:name="_heading=h.3r4omaiiqigb" w:id="36"/>
            <w:bookmarkEnd w:id="36"/>
            <w:r w:rsidDel="00000000" w:rsidR="00000000" w:rsidRPr="00000000">
              <w:rPr>
                <w:rtl w:val="0"/>
              </w:rPr>
              <w:t xml:space="preserve">Quản lý thu, chi</w:t>
            </w:r>
          </w:p>
          <w:p w:rsidR="00000000" w:rsidDel="00000000" w:rsidP="00000000" w:rsidRDefault="00000000" w:rsidRPr="00000000" w14:paraId="00000291">
            <w:pPr>
              <w:spacing w:line="300" w:lineRule="auto"/>
              <w:jc w:val="both"/>
              <w:rPr>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30303" cy="3404484"/>
                  <wp:effectExtent b="0" l="0" r="0" t="0"/>
                  <wp:docPr id="45" name="image10.png"/>
                  <a:graphic>
                    <a:graphicData uri="http://schemas.openxmlformats.org/drawingml/2006/picture">
                      <pic:pic>
                        <pic:nvPicPr>
                          <pic:cNvPr id="0" name="image10.png"/>
                          <pic:cNvPicPr preferRelativeResize="0"/>
                        </pic:nvPicPr>
                        <pic:blipFill>
                          <a:blip r:embed="rId24"/>
                          <a:srcRect b="2222" l="1162" r="0" t="5857"/>
                          <a:stretch>
                            <a:fillRect/>
                          </a:stretch>
                        </pic:blipFill>
                        <pic:spPr>
                          <a:xfrm>
                            <a:off x="0" y="0"/>
                            <a:ext cx="6230303" cy="340448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pStyle w:val="Heading3"/>
              <w:rPr/>
            </w:pPr>
            <w:bookmarkStart w:colFirst="0" w:colLast="0" w:name="_heading=h.vwbid6wmf0p8" w:id="37"/>
            <w:bookmarkEnd w:id="37"/>
            <w:r w:rsidDel="00000000" w:rsidR="00000000" w:rsidRPr="00000000">
              <w:rPr>
                <w:rtl w:val="0"/>
              </w:rPr>
              <w:t xml:space="preserve">Thống kê dữ liệu</w:t>
            </w:r>
          </w:p>
          <w:p w:rsidR="00000000" w:rsidDel="00000000" w:rsidP="00000000" w:rsidRDefault="00000000" w:rsidRPr="00000000" w14:paraId="00000293">
            <w:pPr>
              <w:rPr/>
            </w:pPr>
            <w:r w:rsidDel="00000000" w:rsidR="00000000" w:rsidRPr="00000000">
              <w:rPr/>
              <w:drawing>
                <wp:inline distB="114300" distT="114300" distL="114300" distR="114300">
                  <wp:extent cx="6038850" cy="3743325"/>
                  <wp:effectExtent b="0" l="0" r="0" t="0"/>
                  <wp:docPr id="4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038850" cy="3743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4">
      <w:pPr>
        <w:pStyle w:val="Heading3"/>
        <w:rPr/>
      </w:pPr>
      <w:bookmarkStart w:colFirst="0" w:colLast="0" w:name="_heading=h.nfy8amar4kz3" w:id="38"/>
      <w:bookmarkEnd w:id="38"/>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30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spacing w:line="3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C">
      <w:pPr>
        <w:spacing w:line="30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360" w:right="0" w:hanging="36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TÀI LIỆU THAM KHẢO</w:t>
      </w:r>
      <w:r w:rsidDel="00000000" w:rsidR="00000000" w:rsidRPr="00000000">
        <w:rPr>
          <w:rtl w:val="0"/>
        </w:rPr>
      </w:r>
    </w:p>
    <w:sectPr>
      <w:footerReference r:id="rId26" w:type="default"/>
      <w:footerReference r:id="rId27" w:type="first"/>
      <w:type w:val="nextPage"/>
      <w:pgSz w:h="16838" w:w="11906" w:orient="portrait"/>
      <w:pgMar w:bottom="1418" w:top="1418" w:left="1701" w:right="1418" w:header="51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Roboto Slab">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393"/>
        <w:tab w:val="left" w:leader="none" w:pos="618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69" w:hanging="360"/>
      </w:pPr>
      <w:rPr>
        <w:rFonts w:ascii="Times New Roman" w:cs="Times New Roman" w:eastAsia="Times New Roman" w:hAnsi="Times New Roman"/>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1"/>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CHƯƠNG %1:"/>
      <w:lvlJc w:val="left"/>
      <w:pPr>
        <w:ind w:left="360" w:hanging="360"/>
      </w:pPr>
      <w:rPr/>
    </w:lvl>
    <w:lvl w:ilvl="1">
      <w:start w:val="1"/>
      <w:numFmt w:val="decimal"/>
      <w:lvlText w:val="%1.%2."/>
      <w:lvlJc w:val="right"/>
      <w:pPr>
        <w:ind w:left="567" w:hanging="207"/>
      </w:pPr>
      <w:rPr/>
    </w:lvl>
    <w:lvl w:ilvl="2">
      <w:start w:val="1"/>
      <w:numFmt w:val="decimal"/>
      <w:lvlText w:val="Hình %1.%3."/>
      <w:lvlJc w:val="right"/>
      <w:pPr>
        <w:ind w:left="567" w:hanging="227"/>
      </w:pPr>
      <w:rPr/>
    </w:lvl>
    <w:lvl w:ilvl="3">
      <w:start w:val="1"/>
      <w:numFmt w:val="decimal"/>
      <w:lvlText w:val="Bảng %1.%4."/>
      <w:lvlJc w:val="right"/>
      <w:pPr>
        <w:ind w:left="1077" w:hanging="357"/>
      </w:pPr>
      <w:rPr/>
    </w:lvl>
    <w:lvl w:ilvl="4">
      <w:start w:val="1"/>
      <w:numFmt w:val="decimal"/>
      <w:lvlText w:val="%1.%2.%5."/>
      <w:lvlJc w:val="right"/>
      <w:pPr>
        <w:ind w:left="1134" w:hanging="282.9999999999998"/>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CHƯƠNG %1:"/>
      <w:lvlJc w:val="left"/>
      <w:pPr>
        <w:ind w:left="360" w:hanging="360"/>
      </w:pPr>
      <w:rPr/>
    </w:lvl>
    <w:lvl w:ilvl="1">
      <w:start w:val="1"/>
      <w:numFmt w:val="decimal"/>
      <w:lvlText w:val="%1.%2."/>
      <w:lvlJc w:val="right"/>
      <w:pPr>
        <w:ind w:left="567" w:hanging="207"/>
      </w:pPr>
      <w:rPr/>
    </w:lvl>
    <w:lvl w:ilvl="2">
      <w:start w:val="1"/>
      <w:numFmt w:val="decimal"/>
      <w:lvlText w:val="Hình %1.%3."/>
      <w:lvlJc w:val="right"/>
      <w:pPr>
        <w:ind w:left="567" w:hanging="227"/>
      </w:pPr>
      <w:rPr/>
    </w:lvl>
    <w:lvl w:ilvl="3">
      <w:start w:val="1"/>
      <w:numFmt w:val="decimal"/>
      <w:lvlText w:val="Bảng %1.%4."/>
      <w:lvlJc w:val="right"/>
      <w:pPr>
        <w:ind w:left="1077" w:hanging="357"/>
      </w:pPr>
      <w:rPr/>
    </w:lvl>
    <w:lvl w:ilvl="4">
      <w:start w:val="1"/>
      <w:numFmt w:val="decimal"/>
      <w:lvlText w:val="%1.%2.%5."/>
      <w:lvlJc w:val="right"/>
      <w:pPr>
        <w:ind w:left="1134" w:hanging="282.9999999999998"/>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lab" w:cs="Roboto Slab" w:eastAsia="Roboto Slab" w:hAnsi="Roboto Slab"/>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rsid w:val="00FA1A42"/>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iDung" w:customStyle="1">
    <w:name w:val="NoiDung"/>
    <w:basedOn w:val="Normal"/>
    <w:link w:val="NoiDungChar"/>
    <w:qFormat w:val="1"/>
    <w:rsid w:val="00EF1CA8"/>
    <w:pPr>
      <w:spacing w:after="0" w:line="300" w:lineRule="auto"/>
      <w:ind w:firstLine="709"/>
      <w:jc w:val="both"/>
    </w:pPr>
    <w:rPr>
      <w:rFonts w:ascii="Times New Roman" w:hAnsi="Times New Roman"/>
      <w:sz w:val="26"/>
    </w:rPr>
  </w:style>
  <w:style w:type="paragraph" w:styleId="Chuong" w:customStyle="1">
    <w:name w:val="Chuong"/>
    <w:basedOn w:val="NoiDung"/>
    <w:link w:val="ChuongChar"/>
    <w:qFormat w:val="1"/>
    <w:rsid w:val="00693C2C"/>
    <w:pPr>
      <w:numPr>
        <w:numId w:val="6"/>
      </w:numPr>
      <w:jc w:val="center"/>
    </w:pPr>
    <w:rPr>
      <w:b w:val="1"/>
      <w:sz w:val="36"/>
    </w:rPr>
  </w:style>
  <w:style w:type="character" w:styleId="NoiDungChar" w:customStyle="1">
    <w:name w:val="NoiDung Char"/>
    <w:basedOn w:val="DefaultParagraphFont"/>
    <w:link w:val="NoiDung"/>
    <w:rsid w:val="00EF1CA8"/>
    <w:rPr>
      <w:rFonts w:ascii="Times New Roman" w:hAnsi="Times New Roman"/>
      <w:sz w:val="26"/>
    </w:rPr>
  </w:style>
  <w:style w:type="paragraph" w:styleId="Chuong2" w:customStyle="1">
    <w:name w:val="Chuong2"/>
    <w:basedOn w:val="Chuong"/>
    <w:link w:val="Chuong2Char"/>
    <w:qFormat w:val="1"/>
    <w:rsid w:val="005B4066"/>
  </w:style>
  <w:style w:type="character" w:styleId="ChuongChar" w:customStyle="1">
    <w:name w:val="Chuong Char"/>
    <w:basedOn w:val="NoiDungChar"/>
    <w:link w:val="Chuong"/>
    <w:rsid w:val="00693C2C"/>
    <w:rPr>
      <w:rFonts w:ascii="Times New Roman" w:hAnsi="Times New Roman"/>
      <w:b w:val="1"/>
      <w:sz w:val="36"/>
    </w:rPr>
  </w:style>
  <w:style w:type="paragraph" w:styleId="A1" w:customStyle="1">
    <w:name w:val="A1"/>
    <w:basedOn w:val="Chuong2"/>
    <w:link w:val="A1Char"/>
    <w:qFormat w:val="1"/>
    <w:rsid w:val="008935BF"/>
    <w:pPr>
      <w:numPr>
        <w:ilvl w:val="1"/>
      </w:numPr>
      <w:spacing w:after="120" w:before="120"/>
      <w:jc w:val="both"/>
    </w:pPr>
    <w:rPr>
      <w:sz w:val="28"/>
    </w:rPr>
  </w:style>
  <w:style w:type="character" w:styleId="Chuong2Char" w:customStyle="1">
    <w:name w:val="Chuong2 Char"/>
    <w:basedOn w:val="ChuongChar"/>
    <w:link w:val="Chuong2"/>
    <w:rsid w:val="005B4066"/>
    <w:rPr>
      <w:rFonts w:ascii="Times New Roman" w:hAnsi="Times New Roman"/>
      <w:b w:val="1"/>
      <w:sz w:val="36"/>
    </w:rPr>
  </w:style>
  <w:style w:type="paragraph" w:styleId="A2" w:customStyle="1">
    <w:name w:val="A2"/>
    <w:basedOn w:val="A1"/>
    <w:link w:val="A2Char"/>
    <w:qFormat w:val="1"/>
    <w:rsid w:val="005B4066"/>
    <w:pPr>
      <w:numPr>
        <w:ilvl w:val="4"/>
      </w:numPr>
    </w:pPr>
  </w:style>
  <w:style w:type="character" w:styleId="A1Char" w:customStyle="1">
    <w:name w:val="A1 Char"/>
    <w:basedOn w:val="Chuong2Char"/>
    <w:link w:val="A1"/>
    <w:rsid w:val="008935BF"/>
    <w:rPr>
      <w:rFonts w:ascii="Times New Roman" w:hAnsi="Times New Roman"/>
      <w:b w:val="1"/>
      <w:sz w:val="28"/>
    </w:rPr>
  </w:style>
  <w:style w:type="paragraph" w:styleId="hinhanh" w:customStyle="1">
    <w:name w:val="hinhanh"/>
    <w:basedOn w:val="A2"/>
    <w:link w:val="hinhanhChar"/>
    <w:qFormat w:val="1"/>
    <w:rsid w:val="005B4066"/>
    <w:pPr>
      <w:numPr>
        <w:ilvl w:val="2"/>
      </w:numPr>
      <w:spacing w:after="240" w:before="240"/>
      <w:jc w:val="center"/>
    </w:pPr>
    <w:rPr>
      <w:b w:val="0"/>
      <w:i w:val="1"/>
      <w:sz w:val="26"/>
    </w:rPr>
  </w:style>
  <w:style w:type="character" w:styleId="A2Char" w:customStyle="1">
    <w:name w:val="A2 Char"/>
    <w:basedOn w:val="A1Char"/>
    <w:link w:val="A2"/>
    <w:rsid w:val="005B4066"/>
    <w:rPr>
      <w:rFonts w:ascii="Times New Roman" w:hAnsi="Times New Roman"/>
      <w:b w:val="1"/>
      <w:sz w:val="28"/>
    </w:rPr>
  </w:style>
  <w:style w:type="paragraph" w:styleId="Bia" w:customStyle="1">
    <w:name w:val="Bia"/>
    <w:basedOn w:val="A1"/>
    <w:link w:val="BiaChar"/>
    <w:rsid w:val="008935BF"/>
    <w:pPr>
      <w:spacing w:after="0"/>
      <w:jc w:val="center"/>
    </w:pPr>
    <w:rPr>
      <w:sz w:val="36"/>
    </w:rPr>
  </w:style>
  <w:style w:type="character" w:styleId="hinhanhChar" w:customStyle="1">
    <w:name w:val="hinhanh Char"/>
    <w:basedOn w:val="A2Char"/>
    <w:link w:val="hinhanh"/>
    <w:rsid w:val="005B4066"/>
    <w:rPr>
      <w:rFonts w:ascii="Times New Roman" w:hAnsi="Times New Roman"/>
      <w:b w:val="0"/>
      <w:i w:val="1"/>
      <w:sz w:val="26"/>
    </w:rPr>
  </w:style>
  <w:style w:type="paragraph" w:styleId="bia2" w:customStyle="1">
    <w:name w:val="bia2"/>
    <w:basedOn w:val="Bia"/>
    <w:link w:val="bia2Char"/>
    <w:rsid w:val="008935BF"/>
    <w:pPr>
      <w:spacing w:after="120"/>
      <w:jc w:val="both"/>
    </w:pPr>
    <w:rPr>
      <w:b w:val="0"/>
      <w:sz w:val="32"/>
    </w:rPr>
  </w:style>
  <w:style w:type="character" w:styleId="BiaChar" w:customStyle="1">
    <w:name w:val="Bia Char"/>
    <w:basedOn w:val="A1Char"/>
    <w:link w:val="Bia"/>
    <w:rsid w:val="008935BF"/>
    <w:rPr>
      <w:rFonts w:ascii="Times New Roman" w:hAnsi="Times New Roman"/>
      <w:b w:val="1"/>
      <w:sz w:val="36"/>
    </w:rPr>
  </w:style>
  <w:style w:type="table" w:styleId="TableGrid">
    <w:name w:val="Table Grid"/>
    <w:basedOn w:val="TableNormal"/>
    <w:uiPriority w:val="39"/>
    <w:rsid w:val="005700D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ia2Char" w:customStyle="1">
    <w:name w:val="bia2 Char"/>
    <w:basedOn w:val="BiaChar"/>
    <w:link w:val="bia2"/>
    <w:rsid w:val="008935BF"/>
    <w:rPr>
      <w:rFonts w:ascii="Times New Roman" w:hAnsi="Times New Roman"/>
      <w:b w:val="0"/>
      <w:sz w:val="32"/>
    </w:rPr>
  </w:style>
  <w:style w:type="paragraph" w:styleId="bangbieu" w:customStyle="1">
    <w:name w:val="bangbieu"/>
    <w:basedOn w:val="hinhanh"/>
    <w:link w:val="bangbieuChar"/>
    <w:qFormat w:val="1"/>
    <w:rsid w:val="00EF1CA8"/>
    <w:pPr>
      <w:numPr>
        <w:ilvl w:val="3"/>
      </w:numPr>
    </w:pPr>
  </w:style>
  <w:style w:type="character" w:styleId="bangbieuChar" w:customStyle="1">
    <w:name w:val="bangbieu Char"/>
    <w:basedOn w:val="hinhanhChar"/>
    <w:link w:val="bangbieu"/>
    <w:rsid w:val="00EF1CA8"/>
    <w:rPr>
      <w:rFonts w:ascii="Times New Roman" w:hAnsi="Times New Roman"/>
      <w:b w:val="0"/>
      <w:i w:val="1"/>
      <w:sz w:val="26"/>
    </w:rPr>
  </w:style>
  <w:style w:type="paragraph" w:styleId="Bia01" w:customStyle="1">
    <w:name w:val="Bia01"/>
    <w:basedOn w:val="bia2"/>
    <w:link w:val="Bia01Char"/>
    <w:qFormat w:val="1"/>
    <w:rsid w:val="00693C2C"/>
    <w:pPr>
      <w:numPr>
        <w:ilvl w:val="0"/>
        <w:numId w:val="0"/>
      </w:numPr>
      <w:jc w:val="center"/>
    </w:pPr>
    <w:rPr>
      <w:b w:val="1"/>
      <w:sz w:val="36"/>
    </w:rPr>
  </w:style>
  <w:style w:type="paragraph" w:styleId="Bia02" w:customStyle="1">
    <w:name w:val="Bia02"/>
    <w:basedOn w:val="Bia01"/>
    <w:link w:val="Bia02Char"/>
    <w:qFormat w:val="1"/>
    <w:rsid w:val="00B44FA2"/>
    <w:pPr>
      <w:spacing w:after="0"/>
      <w:ind w:left="720" w:hanging="720"/>
      <w:jc w:val="both"/>
    </w:pPr>
    <w:rPr>
      <w:b w:val="0"/>
      <w:sz w:val="32"/>
    </w:rPr>
  </w:style>
  <w:style w:type="character" w:styleId="Bia01Char" w:customStyle="1">
    <w:name w:val="Bia01 Char"/>
    <w:basedOn w:val="bia2Char"/>
    <w:link w:val="Bia01"/>
    <w:rsid w:val="00B44FA2"/>
    <w:rPr>
      <w:rFonts w:ascii="Times New Roman" w:hAnsi="Times New Roman"/>
      <w:b w:val="1"/>
      <w:sz w:val="36"/>
    </w:rPr>
  </w:style>
  <w:style w:type="paragraph" w:styleId="chuong3" w:customStyle="1">
    <w:name w:val="chuong3"/>
    <w:basedOn w:val="Chuong2"/>
    <w:link w:val="chuong3Char"/>
    <w:qFormat w:val="1"/>
    <w:rsid w:val="00693C2C"/>
    <w:pPr>
      <w:spacing w:after="120" w:before="120"/>
    </w:pPr>
  </w:style>
  <w:style w:type="character" w:styleId="Bia02Char" w:customStyle="1">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val="1"/>
    <w:rsid w:val="004E3822"/>
    <w:pPr>
      <w:tabs>
        <w:tab w:val="center" w:pos="4680"/>
        <w:tab w:val="right" w:pos="9360"/>
      </w:tabs>
      <w:spacing w:after="0" w:line="240" w:lineRule="auto"/>
    </w:pPr>
  </w:style>
  <w:style w:type="character" w:styleId="chuong3Char" w:customStyle="1">
    <w:name w:val="chuong3 Char"/>
    <w:basedOn w:val="Chuong2Char"/>
    <w:link w:val="chuong3"/>
    <w:rsid w:val="00693C2C"/>
    <w:rPr>
      <w:rFonts w:ascii="Times New Roman" w:hAnsi="Times New Roman"/>
      <w:b w:val="1"/>
      <w:sz w:val="36"/>
    </w:rPr>
  </w:style>
  <w:style w:type="character" w:styleId="HeaderChar" w:customStyle="1">
    <w:name w:val="Header Char"/>
    <w:basedOn w:val="DefaultParagraphFont"/>
    <w:link w:val="Header"/>
    <w:uiPriority w:val="99"/>
    <w:rsid w:val="004E3822"/>
  </w:style>
  <w:style w:type="paragraph" w:styleId="Footer">
    <w:name w:val="footer"/>
    <w:basedOn w:val="Normal"/>
    <w:link w:val="FooterChar"/>
    <w:uiPriority w:val="99"/>
    <w:unhideWhenUsed w:val="1"/>
    <w:rsid w:val="004E38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E3822"/>
  </w:style>
  <w:style w:type="paragraph" w:styleId="Noidung2" w:customStyle="1">
    <w:name w:val="Noidung2"/>
    <w:basedOn w:val="NoiDung"/>
    <w:link w:val="Noidung2Char"/>
    <w:qFormat w:val="1"/>
    <w:rsid w:val="008D733F"/>
    <w:pPr>
      <w:spacing w:after="120" w:before="240"/>
      <w:ind w:firstLine="720"/>
    </w:pPr>
    <w:rPr>
      <w:b w:val="1"/>
    </w:rPr>
  </w:style>
  <w:style w:type="character" w:styleId="Noidung2Char" w:customStyle="1">
    <w:name w:val="Noidung2 Char"/>
    <w:basedOn w:val="NoiDungChar"/>
    <w:link w:val="Noidung2"/>
    <w:rsid w:val="008D733F"/>
    <w:rPr>
      <w:rFonts w:ascii="Times New Roman" w:hAnsi="Times New Roman"/>
      <w:b w:val="1"/>
      <w:sz w:val="26"/>
    </w:rPr>
  </w:style>
  <w:style w:type="paragraph" w:styleId="NormalWeb">
    <w:name w:val="Normal (Web)"/>
    <w:basedOn w:val="Normal"/>
    <w:uiPriority w:val="99"/>
    <w:unhideWhenUsed w:val="1"/>
    <w:rsid w:val="00611E27"/>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4.xml"/><Relationship Id="rId25" Type="http://schemas.openxmlformats.org/officeDocument/2006/relationships/image" Target="media/image6.png"/><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footer" Target="footer2.xml"/><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image" Target="media/image15.jpg"/><Relationship Id="rId15" Type="http://schemas.openxmlformats.org/officeDocument/2006/relationships/image" Target="media/image17.jpg"/><Relationship Id="rId14" Type="http://schemas.openxmlformats.org/officeDocument/2006/relationships/image" Target="media/image1.jpg"/><Relationship Id="rId17" Type="http://schemas.openxmlformats.org/officeDocument/2006/relationships/image" Target="media/image13.jpg"/><Relationship Id="rId16" Type="http://schemas.openxmlformats.org/officeDocument/2006/relationships/image" Target="media/image3.jp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Andika-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COSNtO1xbfZ/ZDQ8vzQFPfjGvw==">CgMxLjAaEwoBMBIOCgwIB0IIEgZBbmRpa2EaEwoBMRIOCgwIB0IIEgZBbmRpa2EaEwoBMhIOCgwIB0IIEgZBbmRpa2E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2023-09-16T15:02:00Z</dcterms:created>
  <dc:creator>Phuong Anh</dc:creator>
</cp:coreProperties>
</file>